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Default="00F7085F">
      <w:pPr>
        <w:pStyle w:val="BodyA"/>
        <w:spacing w:after="0" w:line="480" w:lineRule="auto"/>
      </w:pPr>
    </w:p>
    <w:p w14:paraId="12760718" w14:textId="77777777" w:rsidR="00F7085F" w:rsidRDefault="00000000">
      <w:pPr>
        <w:pStyle w:val="BodyA"/>
        <w:spacing w:after="0" w:line="480" w:lineRule="auto"/>
      </w:pPr>
      <w:r>
        <w:t>RUNNING HEAD: sequential decision strategies</w:t>
      </w:r>
    </w:p>
    <w:p w14:paraId="54FAD70B" w14:textId="77777777" w:rsidR="00F7085F" w:rsidRDefault="00F7085F">
      <w:pPr>
        <w:pStyle w:val="BodyA"/>
        <w:spacing w:after="0" w:line="480" w:lineRule="auto"/>
      </w:pPr>
    </w:p>
    <w:p w14:paraId="3618AB18" w14:textId="77777777" w:rsidR="00F7085F" w:rsidRDefault="00F7085F">
      <w:pPr>
        <w:pStyle w:val="BodyA"/>
        <w:spacing w:after="0" w:line="480" w:lineRule="auto"/>
      </w:pPr>
    </w:p>
    <w:p w14:paraId="6B689959" w14:textId="77777777" w:rsidR="00F7085F" w:rsidRDefault="00000000">
      <w:pPr>
        <w:pStyle w:val="BodyA"/>
        <w:spacing w:after="0" w:line="480" w:lineRule="auto"/>
      </w:pPr>
      <w:r>
        <w:t>People over</w:t>
      </w:r>
      <w:ins w:id="0" w:author="McKay, Ryan" w:date="2025-09-16T14:14:00Z">
        <w:r>
          <w:t>-</w:t>
        </w:r>
      </w:ins>
      <w:r>
        <w:t xml:space="preserve">optimistically search for </w:t>
      </w:r>
      <w:proofErr w:type="spellStart"/>
      <w:r>
        <w:t>favourite</w:t>
      </w:r>
      <w:proofErr w:type="spellEnd"/>
      <w:r>
        <w:t xml:space="preserve"> images</w:t>
      </w:r>
    </w:p>
    <w:p w14:paraId="26CFDF2C" w14:textId="77777777" w:rsidR="00F7085F" w:rsidRDefault="00F7085F">
      <w:pPr>
        <w:pStyle w:val="BodyA"/>
        <w:spacing w:after="0" w:line="480" w:lineRule="auto"/>
      </w:pPr>
    </w:p>
    <w:p w14:paraId="0FB16DEF" w14:textId="77777777" w:rsidR="00F7085F" w:rsidRDefault="00F7085F">
      <w:pPr>
        <w:pStyle w:val="BodyA"/>
        <w:spacing w:after="0" w:line="480" w:lineRule="auto"/>
      </w:pPr>
    </w:p>
    <w:p w14:paraId="24D32039" w14:textId="77777777" w:rsidR="00F7085F" w:rsidRDefault="00000000">
      <w:pPr>
        <w:pStyle w:val="BodyA"/>
        <w:spacing w:after="0" w:line="480" w:lineRule="auto"/>
      </w:pPr>
      <w:r>
        <w:t>Didrika S. van de Wouw, Ryan T. McKay, Nicholas Furl</w:t>
      </w:r>
    </w:p>
    <w:p w14:paraId="5287FF9A" w14:textId="77777777" w:rsidR="00F7085F" w:rsidRDefault="00000000">
      <w:pPr>
        <w:pStyle w:val="BodyA"/>
        <w:spacing w:after="0" w:line="480" w:lineRule="auto"/>
      </w:pPr>
      <w:r>
        <w:t>Royal Holloway, University of London</w:t>
      </w:r>
    </w:p>
    <w:p w14:paraId="46658911" w14:textId="77777777" w:rsidR="00F7085F" w:rsidRDefault="00F7085F">
      <w:pPr>
        <w:pStyle w:val="BodyA"/>
        <w:spacing w:after="0" w:line="480" w:lineRule="auto"/>
      </w:pPr>
    </w:p>
    <w:p w14:paraId="40482E03" w14:textId="77777777" w:rsidR="00F7085F" w:rsidRDefault="00F7085F">
      <w:pPr>
        <w:pStyle w:val="BodyA"/>
        <w:spacing w:after="0" w:line="480" w:lineRule="auto"/>
      </w:pPr>
    </w:p>
    <w:p w14:paraId="2C1A04F4" w14:textId="77777777" w:rsidR="00F7085F" w:rsidRDefault="00000000">
      <w:pPr>
        <w:pStyle w:val="BodyA"/>
        <w:spacing w:after="120" w:line="480" w:lineRule="auto"/>
      </w:pPr>
      <w:r>
        <w:t xml:space="preserve">Corresponding author: </w:t>
      </w:r>
    </w:p>
    <w:p w14:paraId="7D3CD2A3" w14:textId="77777777" w:rsidR="00F7085F" w:rsidRDefault="00000000">
      <w:pPr>
        <w:pStyle w:val="BodyA"/>
        <w:spacing w:after="120" w:line="480" w:lineRule="auto"/>
      </w:pPr>
      <w:r>
        <w:t>Nicholas Furl</w:t>
      </w:r>
    </w:p>
    <w:p w14:paraId="2169BACB" w14:textId="77777777" w:rsidR="00F7085F" w:rsidRDefault="00000000">
      <w:pPr>
        <w:pStyle w:val="BodyA"/>
        <w:spacing w:after="120" w:line="480" w:lineRule="auto"/>
      </w:pPr>
      <w:r>
        <w:t>Department of Psychology</w:t>
      </w:r>
    </w:p>
    <w:p w14:paraId="702FAFB8" w14:textId="77777777" w:rsidR="00F7085F" w:rsidRDefault="00000000">
      <w:pPr>
        <w:pStyle w:val="BodyA"/>
        <w:spacing w:after="120" w:line="480" w:lineRule="auto"/>
      </w:pPr>
      <w:r>
        <w:t>Royal Holloway, University of London</w:t>
      </w:r>
    </w:p>
    <w:p w14:paraId="70752BF6" w14:textId="77777777" w:rsidR="00F7085F" w:rsidRDefault="00000000">
      <w:pPr>
        <w:pStyle w:val="BodyA"/>
        <w:spacing w:after="120" w:line="480" w:lineRule="auto"/>
      </w:pPr>
      <w:r>
        <w:t>Egham, TW20 0EX, United Kingdom</w:t>
      </w:r>
    </w:p>
    <w:p w14:paraId="5A2481F7" w14:textId="77777777" w:rsidR="00F7085F" w:rsidRDefault="00000000">
      <w:pPr>
        <w:pStyle w:val="BodyA"/>
        <w:spacing w:after="120" w:line="480" w:lineRule="auto"/>
        <w:rPr>
          <w:rStyle w:val="None"/>
        </w:rPr>
      </w:pPr>
      <w:hyperlink r:id="rId6" w:history="1">
        <w:r>
          <w:rPr>
            <w:rStyle w:val="Hyperlink0"/>
          </w:rPr>
          <w:t>Nicholas.furl@rhul.ac.uk</w:t>
        </w:r>
      </w:hyperlink>
    </w:p>
    <w:p w14:paraId="459AB579" w14:textId="77777777" w:rsidR="00F7085F" w:rsidRDefault="00F7085F">
      <w:pPr>
        <w:pStyle w:val="BodyA"/>
        <w:spacing w:after="120" w:line="480" w:lineRule="auto"/>
        <w:rPr>
          <w:rStyle w:val="None"/>
        </w:rPr>
      </w:pPr>
    </w:p>
    <w:p w14:paraId="5B30CD81" w14:textId="77777777" w:rsidR="00F7085F" w:rsidRDefault="00000000">
      <w:pPr>
        <w:pStyle w:val="BodyA"/>
        <w:spacing w:after="120" w:line="480" w:lineRule="auto"/>
        <w:rPr>
          <w:rStyle w:val="None"/>
        </w:rPr>
      </w:pPr>
      <w:r>
        <w:rPr>
          <w:rStyle w:val="None"/>
        </w:rPr>
        <w:t xml:space="preserve">Data and code availability: </w:t>
      </w:r>
      <w:hyperlink r:id="rId7" w:history="1">
        <w:r>
          <w:rPr>
            <w:rStyle w:val="Hyperlink0"/>
          </w:rPr>
          <w:t>https://github.com/nicholasfurl/Model_fitting_imageTasks</w:t>
        </w:r>
      </w:hyperlink>
    </w:p>
    <w:p w14:paraId="7A48B2F0" w14:textId="77777777" w:rsidR="00F7085F" w:rsidRDefault="00F7085F">
      <w:pPr>
        <w:pStyle w:val="BodyA"/>
        <w:spacing w:after="120" w:line="480" w:lineRule="auto"/>
        <w:rPr>
          <w:rStyle w:val="None"/>
        </w:rPr>
      </w:pPr>
    </w:p>
    <w:p w14:paraId="5205A2AA" w14:textId="77777777" w:rsidR="00F7085F" w:rsidRDefault="00000000">
      <w:pPr>
        <w:pStyle w:val="BodyA"/>
        <w:spacing w:line="480" w:lineRule="auto"/>
      </w:pPr>
      <w:r>
        <w:rPr>
          <w:rStyle w:val="None"/>
          <w:rFonts w:ascii="Arial Unicode MS" w:eastAsia="Arial Unicode MS" w:hAnsi="Arial Unicode MS" w:cs="Arial Unicode MS"/>
        </w:rPr>
        <w:br w:type="page"/>
      </w:r>
    </w:p>
    <w:p w14:paraId="3D3E28CD" w14:textId="77777777" w:rsidR="00F7085F" w:rsidRDefault="00000000">
      <w:pPr>
        <w:pStyle w:val="BodyA"/>
        <w:spacing w:after="0" w:line="480" w:lineRule="auto"/>
        <w:rPr>
          <w:rStyle w:val="None"/>
        </w:rPr>
      </w:pPr>
      <w:r>
        <w:rPr>
          <w:rStyle w:val="None"/>
        </w:rPr>
        <w:lastRenderedPageBreak/>
        <w:t>Abstract</w:t>
      </w:r>
    </w:p>
    <w:p w14:paraId="14B02089" w14:textId="77777777" w:rsidR="00F7085F" w:rsidRDefault="00000000">
      <w:pPr>
        <w:pStyle w:val="BodyA"/>
        <w:spacing w:after="0" w:line="480" w:lineRule="auto"/>
        <w:rPr>
          <w:rStyle w:val="None"/>
        </w:rPr>
      </w:pPr>
      <w:r>
        <w:rPr>
          <w:rStyle w:val="None"/>
        </w:rPr>
        <w:t xml:space="preserve">In many real-world decisions (e.g., searching for a new flat), people face a sequence of decision options and must accept or reject each option </w:t>
      </w:r>
      <w:del w:id="1" w:author="McKay, Ryan" w:date="2025-09-16T14:16:00Z">
        <w:r>
          <w:rPr>
            <w:rStyle w:val="None"/>
          </w:rPr>
          <w:delText>only at the time</w:delText>
        </w:r>
      </w:del>
      <w:ins w:id="2" w:author="McKay, Ryan" w:date="2025-09-16T14:16:00Z">
        <w:r>
          <w:rPr>
            <w:rStyle w:val="None"/>
          </w:rPr>
          <w:t>when</w:t>
        </w:r>
      </w:ins>
      <w:r>
        <w:rPr>
          <w:rStyle w:val="None"/>
        </w:rPr>
        <w:t xml:space="preserve"> it is encountered and stop searching upon accepting an option. Decision makers in such scenarios face a computational challenge: They must leverage prior knowledge about the </w:t>
      </w:r>
      <w:commentRangeStart w:id="3"/>
      <w:r>
        <w:rPr>
          <w:rStyle w:val="None"/>
        </w:rPr>
        <w:t>distribution of option values</w:t>
      </w:r>
      <w:commentRangeEnd w:id="3"/>
      <w:r>
        <w:commentReference w:id="3"/>
      </w:r>
      <w:r>
        <w:rPr>
          <w:rStyle w:val="None"/>
        </w:rPr>
        <w:t xml:space="preserve"> to predict whether continued sampling of new options might result in a higher-valued option than the one currently on offer. In experimental studies, participants often perform </w:t>
      </w:r>
      <w:commentRangeStart w:id="4"/>
      <w:r>
        <w:rPr>
          <w:rStyle w:val="None"/>
        </w:rPr>
        <w:t>less well</w:t>
      </w:r>
      <w:commentRangeEnd w:id="4"/>
      <w:r>
        <w:commentReference w:id="4"/>
      </w:r>
      <w:r>
        <w:rPr>
          <w:rStyle w:val="None"/>
        </w:rPr>
        <w:t xml:space="preserve"> than mathematically optimal algorithms, which are designed to use only ground truth information about the decision problem. Specifically, participants sample </w:t>
      </w:r>
      <w:del w:id="5" w:author="McKay, Ryan" w:date="2025-09-16T14:18:00Z">
        <w:r>
          <w:rPr>
            <w:rStyle w:val="None"/>
          </w:rPr>
          <w:delText xml:space="preserve">fewer </w:delText>
        </w:r>
      </w:del>
      <w:ins w:id="6" w:author="McKay, Ryan" w:date="2025-09-16T14:18:00Z">
        <w:r>
          <w:rPr>
            <w:rStyle w:val="None"/>
          </w:rPr>
          <w:t xml:space="preserve">more </w:t>
        </w:r>
      </w:ins>
      <w:r>
        <w:rPr>
          <w:rStyle w:val="None"/>
        </w:rPr>
        <w:t>options before accepting one than these algorithms</w:t>
      </w:r>
      <w:ins w:id="7" w:author="McKay, Ryan" w:date="2025-09-16T14:18:00Z">
        <w:r>
          <w:rPr>
            <w:rStyle w:val="None"/>
          </w:rPr>
          <w:t xml:space="preserve"> do</w:t>
        </w:r>
      </w:ins>
      <w:r>
        <w:rPr>
          <w:rStyle w:val="None"/>
        </w:rPr>
        <w:t xml:space="preserve"> when the decision involves options presented as images (e.g., searching for attractive faces). Using computational modelling of ten datasets spanning five image-based choice domains, we demonstrate that this apparent oversampling involves optimistic predictions about future option values. Interestingly, our new finding </w:t>
      </w:r>
      <w:proofErr w:type="spellStart"/>
      <w:r>
        <w:rPr>
          <w:rStyle w:val="None"/>
        </w:rPr>
        <w:t>harmonises</w:t>
      </w:r>
      <w:proofErr w:type="spellEnd"/>
      <w:r>
        <w:rPr>
          <w:rStyle w:val="None"/>
        </w:rPr>
        <w:t xml:space="preserve"> with previous findings that pessimistic predictions explain the shorter sampling rates observed for </w:t>
      </w:r>
      <w:commentRangeStart w:id="8"/>
      <w:r>
        <w:rPr>
          <w:rStyle w:val="None"/>
        </w:rPr>
        <w:t>economic domains</w:t>
      </w:r>
      <w:commentRangeEnd w:id="8"/>
      <w:r>
        <w:commentReference w:id="8"/>
      </w:r>
      <w:r>
        <w:rPr>
          <w:rStyle w:val="None"/>
        </w:rPr>
        <w:t xml:space="preserve">. These </w:t>
      </w:r>
      <w:ins w:id="9" w:author="McKay, Ryan" w:date="2025-09-16T14:21:00Z">
        <w:r>
          <w:rPr>
            <w:rStyle w:val="None"/>
          </w:rPr>
          <w:t xml:space="preserve">suboptimal </w:t>
        </w:r>
      </w:ins>
      <w:r>
        <w:rPr>
          <w:rStyle w:val="None"/>
          <w:strike/>
        </w:rPr>
        <w:t>option</w:t>
      </w:r>
      <w:r>
        <w:rPr>
          <w:rStyle w:val="None"/>
        </w:rPr>
        <w:t xml:space="preserve"> search strategies could manifest in real-world decisions such as shopping, choosing dating partners or trustworthy job candidates. </w:t>
      </w:r>
    </w:p>
    <w:p w14:paraId="43DCD600" w14:textId="77777777" w:rsidR="00F7085F" w:rsidRDefault="00000000">
      <w:pPr>
        <w:pStyle w:val="BodyA"/>
        <w:spacing w:line="480" w:lineRule="auto"/>
      </w:pPr>
      <w:r>
        <w:rPr>
          <w:rStyle w:val="None"/>
          <w:rFonts w:ascii="Arial Unicode MS" w:eastAsia="Arial Unicode MS" w:hAnsi="Arial Unicode MS" w:cs="Arial Unicode MS"/>
        </w:rPr>
        <w:br w:type="page"/>
      </w:r>
    </w:p>
    <w:p w14:paraId="0A0A9A9D" w14:textId="77777777" w:rsidR="00F7085F" w:rsidRDefault="00000000">
      <w:pPr>
        <w:pStyle w:val="BodyA"/>
        <w:spacing w:line="480" w:lineRule="auto"/>
        <w:rPr>
          <w:rStyle w:val="None"/>
        </w:rPr>
      </w:pPr>
      <w:r>
        <w:rPr>
          <w:rStyle w:val="None"/>
        </w:rPr>
        <w:lastRenderedPageBreak/>
        <w:t>Introduction</w:t>
      </w:r>
    </w:p>
    <w:p w14:paraId="53DA3FFE" w14:textId="77777777" w:rsidR="00F7085F" w:rsidRDefault="00000000">
      <w:pPr>
        <w:pStyle w:val="BodyA"/>
        <w:spacing w:line="480" w:lineRule="auto"/>
        <w:ind w:firstLine="720"/>
        <w:rPr>
          <w:rStyle w:val="None"/>
        </w:rPr>
      </w:pPr>
      <w:r>
        <w:rPr>
          <w:rStyle w:val="None"/>
        </w:rPr>
        <w:t xml:space="preserve">In many real-life situations, decision options appear in sequence and must be selected or rejected at the time of encounter. </w:t>
      </w:r>
      <w:commentRangeStart w:id="10"/>
      <w:r>
        <w:rPr>
          <w:rStyle w:val="None"/>
        </w:rPr>
        <w:t xml:space="preserve">The approach of comparing these mathematical optimality benchmarks (here, termed a “ground truth” benchmark) against decisions on these sorts of sequential choice tasks has been adopted throughout the </w:t>
      </w:r>
      <w:proofErr w:type="spellStart"/>
      <w:r>
        <w:rPr>
          <w:rStyle w:val="None"/>
        </w:rPr>
        <w:t>behavioural</w:t>
      </w:r>
      <w:proofErr w:type="spellEnd"/>
      <w:r>
        <w:rPr>
          <w:rStyle w:val="None"/>
        </w:rPr>
        <w:t xml:space="preserve"> sciences,</w:t>
      </w:r>
      <w:commentRangeEnd w:id="10"/>
      <w:r>
        <w:commentReference w:id="10"/>
      </w:r>
      <w:r>
        <w:rPr>
          <w:rStyle w:val="None"/>
        </w:rPr>
        <w:t xml:space="preserve"> such as in studies of mate choice in </w:t>
      </w:r>
      <w:proofErr w:type="spellStart"/>
      <w:r>
        <w:rPr>
          <w:rStyle w:val="None"/>
        </w:rPr>
        <w:t>behavioural</w:t>
      </w:r>
      <w:proofErr w:type="spellEnd"/>
      <w:r>
        <w:rPr>
          <w:rStyle w:val="None"/>
        </w:rPr>
        <w:t xml:space="preserve"> ecology (Castellano et al., 2012; Castellano &amp; </w:t>
      </w:r>
      <w:proofErr w:type="spellStart"/>
      <w:r>
        <w:rPr>
          <w:rStyle w:val="None"/>
        </w:rPr>
        <w:t>Cermelli</w:t>
      </w:r>
      <w:proofErr w:type="spellEnd"/>
      <w:r>
        <w:rPr>
          <w:rStyle w:val="None"/>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p>
    <w:p w14:paraId="76D5CDA2" w14:textId="77777777" w:rsidR="00F7085F" w:rsidRDefault="00000000">
      <w:pPr>
        <w:pStyle w:val="BodyA"/>
        <w:spacing w:line="480" w:lineRule="auto"/>
        <w:ind w:firstLine="720"/>
        <w:rPr>
          <w:rStyle w:val="None"/>
        </w:rPr>
      </w:pPr>
      <w:r>
        <w:rPr>
          <w:rStyle w:val="None"/>
        </w:rPr>
        <w:t xml:space="preserve">Consider hiring a new employee. The employer can consider prior knowledge about the </w:t>
      </w:r>
      <w:proofErr w:type="gramStart"/>
      <w:r>
        <w:rPr>
          <w:rStyle w:val="None"/>
        </w:rPr>
        <w:t>probability</w:t>
      </w:r>
      <w:proofErr w:type="gramEnd"/>
      <w:r>
        <w:rPr>
          <w:rStyle w:val="None"/>
        </w:rPr>
        <w:t xml:space="preserve"> distribution that generates employees (i.e., option values). Then, the employer interviews a known number of job candidates one at a time such that the quality of each candidate is revealed only at the time of interview. </w:t>
      </w:r>
      <w:commentRangeStart w:id="11"/>
      <w:r>
        <w:rPr>
          <w:rStyle w:val="None"/>
        </w:rPr>
        <w:t xml:space="preserve">After each interview, the employer must decide whether to hire the candidate or reject them and interview a new one. </w:t>
      </w:r>
      <w:commentRangeEnd w:id="11"/>
      <w:r>
        <w:commentReference w:id="11"/>
      </w:r>
      <w:r>
        <w:rPr>
          <w:rStyle w:val="None"/>
        </w:rPr>
        <w:t xml:space="preserve">In this example we may assume that rejected candidates are quickly hired by competitors and so, once rejected, candidates cannot be recalled as an available option later. The current state-of-the-art ideal optimality benchmark for such a task (Costa &amp; Averbeck, 2015) is an evolution of the long-standing Gilbert and Mosteller (1966) benchmark. This benchmark uses only the correct ground truth information, including the mean and variance of a normally distributed </w:t>
      </w:r>
      <w:proofErr w:type="gramStart"/>
      <w:r>
        <w:rPr>
          <w:rStyle w:val="None"/>
        </w:rPr>
        <w:t>prior</w:t>
      </w:r>
      <w:proofErr w:type="gramEnd"/>
      <w:r>
        <w:rPr>
          <w:rStyle w:val="None"/>
        </w:rPr>
        <w:t xml:space="preserve"> of the potential option values. Then, using this “generating distribution”, the expected reward value of future samples if the agent were to continue sampling can be computed. This expected value functions as a varying choice threshold which the current option value on offer must exceed to be chosen. </w:t>
      </w:r>
    </w:p>
    <w:p w14:paraId="033EC24E" w14:textId="77777777" w:rsidR="00F7085F" w:rsidRDefault="00000000">
      <w:pPr>
        <w:pStyle w:val="BodyA"/>
        <w:spacing w:line="480" w:lineRule="auto"/>
        <w:ind w:firstLine="720"/>
        <w:rPr>
          <w:rStyle w:val="None"/>
        </w:rPr>
      </w:pPr>
      <w:r>
        <w:rPr>
          <w:rStyle w:val="None"/>
        </w:rPr>
        <w:t xml:space="preserve">Recent work on human solutions to sequential decision tasks (Furl et al., 2019; van de Wouw et al., 2022) introduced a new image-based version of the paradigm. Participants consider images </w:t>
      </w:r>
      <w:r>
        <w:rPr>
          <w:rStyle w:val="None"/>
        </w:rPr>
        <w:lastRenderedPageBreak/>
        <w:t xml:space="preserve">such as faces, foods or holiday destinations and attempt to stop their searches at the best one they can </w:t>
      </w:r>
      <w:proofErr w:type="gramStart"/>
      <w:r>
        <w:rPr>
          <w:rStyle w:val="None"/>
        </w:rPr>
        <w:t>along</w:t>
      </w:r>
      <w:proofErr w:type="gramEnd"/>
      <w:r>
        <w:rPr>
          <w:rStyle w:val="None"/>
        </w:rPr>
        <w:t xml:space="preserve"> some dimension (e.g., the most attractive face). Compared to the ground truth benchmark, participants</w:t>
      </w:r>
      <w:ins w:id="12" w:author="McKay, Ryan" w:date="2025-09-16T14:29:00Z">
        <w:r>
          <w:rPr>
            <w:rStyle w:val="None"/>
          </w:rPr>
          <w:t xml:space="preserve"> in these image-based studies</w:t>
        </w:r>
      </w:ins>
      <w:r>
        <w:rPr>
          <w:rStyle w:val="None"/>
        </w:rPr>
        <w:t xml:space="preserve"> sampled too many options. Because the ground truth benchmark does not adequately explain participants’ sampling rates, we cannot consider it a candidate computational theory to fully explain participants’ choices under all circumstances. The current paper builds theoretical computational models to test hypothetical sources of this apparent “oversampling” by fitting the models to participant choice </w:t>
      </w:r>
      <w:proofErr w:type="spellStart"/>
      <w:r>
        <w:rPr>
          <w:rStyle w:val="None"/>
        </w:rPr>
        <w:t>behaviour</w:t>
      </w:r>
      <w:proofErr w:type="spellEnd"/>
      <w:r>
        <w:rPr>
          <w:rStyle w:val="None"/>
        </w:rPr>
        <w:t xml:space="preserve"> across ten datasets, including data from Furl and colleagues (2019) and van de Wouw and colleagues (2022) plus three new datasets, testing new image-based choice domains. </w:t>
      </w:r>
    </w:p>
    <w:p w14:paraId="19B0E6F5" w14:textId="77777777" w:rsidR="00F7085F" w:rsidRDefault="00000000">
      <w:pPr>
        <w:pStyle w:val="BodyA"/>
        <w:spacing w:line="480" w:lineRule="auto"/>
        <w:ind w:firstLine="720"/>
        <w:rPr>
          <w:rStyle w:val="None"/>
        </w:rPr>
      </w:pPr>
      <w:r>
        <w:rPr>
          <w:rStyle w:val="None"/>
        </w:rPr>
        <w:t>Our point</w:t>
      </w:r>
      <w:ins w:id="13" w:author="McKay, Ryan" w:date="2025-09-16T14:30:00Z">
        <w:r>
          <w:rPr>
            <w:rStyle w:val="None"/>
          </w:rPr>
          <w:t>s</w:t>
        </w:r>
      </w:ins>
      <w:r>
        <w:rPr>
          <w:rStyle w:val="None"/>
        </w:rPr>
        <w:t xml:space="preserve">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 To encapsulate this viewpoint, we </w:t>
      </w:r>
      <w:proofErr w:type="spellStart"/>
      <w:r>
        <w:rPr>
          <w:rStyle w:val="None"/>
        </w:rPr>
        <w:t>parameterised</w:t>
      </w:r>
      <w:proofErr w:type="spellEnd"/>
      <w:r>
        <w:rPr>
          <w:rStyle w:val="None"/>
        </w:rPr>
        <w:t xml:space="preserve"> the ground truth benchmark, such that the parameters would represent psychological factors that could plausibly contribute to choice. For example, in the </w:t>
      </w:r>
      <w:commentRangeStart w:id="14"/>
      <w:r>
        <w:rPr>
          <w:rStyle w:val="None"/>
          <w:i/>
          <w:iCs/>
        </w:rPr>
        <w:t>cost</w:t>
      </w:r>
      <w:ins w:id="15" w:author="McKay, Ryan" w:date="2025-09-16T14:30:00Z">
        <w:r>
          <w:rPr>
            <w:rStyle w:val="None"/>
            <w:i/>
            <w:iCs/>
          </w:rPr>
          <w:t>-</w:t>
        </w:r>
      </w:ins>
      <w:del w:id="16" w:author="McKay, Ryan" w:date="2025-09-16T14:30:00Z">
        <w:r>
          <w:rPr>
            <w:rStyle w:val="None"/>
            <w:i/>
            <w:iCs/>
          </w:rPr>
          <w:delText xml:space="preserve"> </w:delText>
        </w:r>
      </w:del>
      <w:r>
        <w:rPr>
          <w:rStyle w:val="None"/>
          <w:i/>
          <w:iCs/>
        </w:rPr>
        <w:t>to</w:t>
      </w:r>
      <w:ins w:id="17" w:author="McKay, Ryan" w:date="2025-09-16T14:30:00Z">
        <w:r>
          <w:rPr>
            <w:rStyle w:val="None"/>
            <w:i/>
            <w:iCs/>
          </w:rPr>
          <w:t>-</w:t>
        </w:r>
      </w:ins>
      <w:del w:id="18" w:author="McKay, Ryan" w:date="2025-09-16T14:30:00Z">
        <w:r>
          <w:rPr>
            <w:rStyle w:val="None"/>
            <w:i/>
            <w:iCs/>
          </w:rPr>
          <w:delText xml:space="preserve"> </w:delText>
        </w:r>
      </w:del>
      <w:r>
        <w:rPr>
          <w:rStyle w:val="None"/>
          <w:i/>
          <w:iCs/>
        </w:rPr>
        <w:t>sample</w:t>
      </w:r>
      <w:r>
        <w:rPr>
          <w:rStyle w:val="None"/>
        </w:rPr>
        <w:t xml:space="preserve"> </w:t>
      </w:r>
      <w:commentRangeEnd w:id="14"/>
      <w:r>
        <w:commentReference w:id="14"/>
      </w:r>
      <w:r>
        <w:rPr>
          <w:rStyle w:val="None"/>
        </w:rPr>
        <w:t>model, we fitted a cost</w:t>
      </w:r>
      <w:ins w:id="19" w:author="McKay, Ryan" w:date="2025-09-16T14:30:00Z">
        <w:r>
          <w:rPr>
            <w:rStyle w:val="None"/>
          </w:rPr>
          <w:t>-</w:t>
        </w:r>
      </w:ins>
      <w:del w:id="20" w:author="McKay, Ryan" w:date="2025-09-16T14:30:00Z">
        <w:r>
          <w:rPr>
            <w:rStyle w:val="None"/>
          </w:rPr>
          <w:delText xml:space="preserve"> </w:delText>
        </w:r>
      </w:del>
      <w:r>
        <w:rPr>
          <w:rStyle w:val="None"/>
        </w:rPr>
        <w:t>to</w:t>
      </w:r>
      <w:ins w:id="21" w:author="McKay, Ryan" w:date="2025-09-16T14:30:00Z">
        <w:r>
          <w:rPr>
            <w:rStyle w:val="None"/>
          </w:rPr>
          <w:t>-</w:t>
        </w:r>
      </w:ins>
      <w:del w:id="22" w:author="McKay, Ryan" w:date="2025-09-16T14:30:00Z">
        <w:r>
          <w:rPr>
            <w:rStyle w:val="None"/>
          </w:rPr>
          <w:delText xml:space="preserve"> </w:delText>
        </w:r>
      </w:del>
      <w:r>
        <w:rPr>
          <w:rStyle w:val="None"/>
        </w:rPr>
        <w:t>sample parameter (See General Methods), which reflects how much reward participants subjectively perceived to be associated with sampling itself (the ground truth was that the experiment neither charged nor rewarded sample-again decisions). 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w:t>
      </w:r>
      <w:del w:id="23" w:author="McKay, Ryan" w:date="2025-09-16T14:30:00Z">
        <w:r>
          <w:rPr>
            <w:rStyle w:val="None"/>
          </w:rPr>
          <w:delText xml:space="preserve"> </w:delText>
        </w:r>
      </w:del>
      <w:r>
        <w:rPr>
          <w:rStyle w:val="None"/>
        </w:rPr>
        <w:t xml:space="preserve"> evaluating potential mates. Alternatively, in the </w:t>
      </w:r>
      <w:r>
        <w:rPr>
          <w:rStyle w:val="None"/>
          <w:i/>
          <w:iCs/>
        </w:rPr>
        <w:t>biased prior</w:t>
      </w:r>
      <w:r>
        <w:rPr>
          <w:rStyle w:val="None"/>
        </w:rPr>
        <w:t xml:space="preserve"> model, the free parameter is a constant added to the mean of the prior generating distribution. Positive values of this parameter lengthen sampling rates, because the model develops increasingly optimistic expectations about future option values. Lastly, we considered a </w:t>
      </w:r>
      <w:r>
        <w:rPr>
          <w:rStyle w:val="None"/>
          <w:i/>
          <w:iCs/>
        </w:rPr>
        <w:t>cut off model</w:t>
      </w:r>
      <w:r>
        <w:rPr>
          <w:rStyle w:val="None"/>
        </w:rPr>
        <w:t xml:space="preserve">, which is a </w:t>
      </w:r>
      <w:proofErr w:type="spellStart"/>
      <w:r>
        <w:rPr>
          <w:rStyle w:val="None"/>
        </w:rPr>
        <w:t>parameterisation</w:t>
      </w:r>
      <w:proofErr w:type="spellEnd"/>
      <w:r>
        <w:rPr>
          <w:rStyle w:val="None"/>
        </w:rPr>
        <w:t xml:space="preserve"> of the ground truth benchmark for a distinct, but closely related sequential decision problem (Ferguson, 1986; Freeman, </w:t>
      </w:r>
      <w:r>
        <w:rPr>
          <w:rStyle w:val="None"/>
        </w:rPr>
        <w:lastRenderedPageBreak/>
        <w:t xml:space="preserve">1983). This ground truth benchmark is technically not the best optimality benchmark for our task because, among several reasons, this benchmark assumes participants only know options’ relative ranks and that participants are rewarded only by the highest-ranked options. Nevertheless, instead of using it as a performance benchmark, we consider a </w:t>
      </w:r>
      <w:proofErr w:type="spellStart"/>
      <w:r>
        <w:rPr>
          <w:rStyle w:val="None"/>
        </w:rPr>
        <w:t>parameterised</w:t>
      </w:r>
      <w:proofErr w:type="spellEnd"/>
      <w:r>
        <w:rPr>
          <w:rStyle w:val="None"/>
        </w:rPr>
        <w:t xml:space="preserve"> version of it as a potential psychological “heuristic”. Todd and Miller (1999) claim that the cut off model’s more simple computations are compatible with putative human cognitive limitations and, further, it “satisfices” even when its assumptions are relaxed. During a “learning period” that lasts until a specific cut off sequence position (the free parameter), the heuristic refrains from choice. After the cut off, the choice threshold becomes fixed at the best value observed so far. Longer searches would be associated with </w:t>
      </w:r>
      <w:del w:id="24" w:author="McKay, Ryan" w:date="2025-09-16T14:32:00Z">
        <w:r>
          <w:rPr>
            <w:rStyle w:val="None"/>
          </w:rPr>
          <w:delText xml:space="preserve"> </w:delText>
        </w:r>
      </w:del>
      <w:r>
        <w:rPr>
          <w:rStyle w:val="None"/>
        </w:rPr>
        <w:t xml:space="preserve">later cut offs. </w:t>
      </w:r>
    </w:p>
    <w:p w14:paraId="3298F676" w14:textId="77777777" w:rsidR="00F7085F" w:rsidRDefault="00000000">
      <w:pPr>
        <w:pStyle w:val="BodyA"/>
        <w:spacing w:line="480" w:lineRule="auto"/>
        <w:ind w:firstLine="720"/>
        <w:rPr>
          <w:rStyle w:val="None"/>
        </w:rPr>
      </w:pPr>
      <w:del w:id="25" w:author="McKay, Ryan" w:date="2025-09-16T14:33:00Z">
        <w:r>
          <w:rPr>
            <w:rStyle w:val="None"/>
          </w:rPr>
          <w:delText>All these models were fit i</w:delText>
        </w:r>
      </w:del>
      <w:ins w:id="26" w:author="McKay, Ryan" w:date="2025-09-16T14:33:00Z">
        <w:r>
          <w:rPr>
            <w:rStyle w:val="None"/>
          </w:rPr>
          <w:t>I</w:t>
        </w:r>
      </w:ins>
      <w:r>
        <w:rPr>
          <w:rStyle w:val="None"/>
        </w:rPr>
        <w:t>n a previous study (van de Wouw et al., 2024)</w:t>
      </w:r>
      <w:ins w:id="27" w:author="McKay, Ryan" w:date="2025-09-16T14:33:00Z">
        <w:r>
          <w:rPr>
            <w:rStyle w:val="None"/>
          </w:rPr>
          <w:t>, all these models were fit</w:t>
        </w:r>
      </w:ins>
      <w:r>
        <w:rPr>
          <w:rStyle w:val="None"/>
        </w:rPr>
        <w:t xml:space="preserve"> to </w:t>
      </w:r>
      <w:del w:id="28" w:author="McKay, Ryan" w:date="2025-09-16T14:33:00Z">
        <w:r>
          <w:rPr>
            <w:rStyle w:val="None"/>
          </w:rPr>
          <w:delText xml:space="preserve">similar </w:delText>
        </w:r>
      </w:del>
      <w:r>
        <w:rPr>
          <w:rStyle w:val="None"/>
        </w:rPr>
        <w:t>sequential choice paradigms</w:t>
      </w:r>
      <w:del w:id="29" w:author="McKay, Ryan" w:date="2025-09-16T14:34:00Z">
        <w:r>
          <w:rPr>
            <w:rStyle w:val="None"/>
          </w:rPr>
          <w:delText>,</w:delText>
        </w:r>
      </w:del>
      <w:r>
        <w:rPr>
          <w:rStyle w:val="None"/>
        </w:rPr>
        <w:t xml:space="preserve"> </w:t>
      </w:r>
      <w:del w:id="30" w:author="McKay, Ryan" w:date="2025-09-16T14:34:00Z">
        <w:r>
          <w:rPr>
            <w:rStyle w:val="None"/>
          </w:rPr>
          <w:delText xml:space="preserve">but </w:delText>
        </w:r>
      </w:del>
      <w:r>
        <w:rPr>
          <w:rStyle w:val="None"/>
        </w:rPr>
        <w:t xml:space="preserve">where participants searched for the best </w:t>
      </w:r>
      <w:r>
        <w:rPr>
          <w:rStyle w:val="None"/>
          <w:i/>
          <w:iCs/>
        </w:rPr>
        <w:t xml:space="preserve">numerically presented </w:t>
      </w:r>
      <w:proofErr w:type="gramStart"/>
      <w:r>
        <w:rPr>
          <w:rStyle w:val="None"/>
          <w:i/>
          <w:iCs/>
        </w:rPr>
        <w:t>price</w:t>
      </w:r>
      <w:proofErr w:type="gramEnd"/>
      <w:r>
        <w:rPr>
          <w:rStyle w:val="None"/>
        </w:rPr>
        <w:t xml:space="preserve"> </w:t>
      </w:r>
      <w:r>
        <w:rPr>
          <w:rStyle w:val="None"/>
          <w:i/>
          <w:iCs/>
        </w:rPr>
        <w:t>in an economic domain</w:t>
      </w:r>
      <w:ins w:id="31" w:author="McKay, Ryan" w:date="2025-09-16T14:34:00Z">
        <w:r>
          <w:rPr>
            <w:rStyle w:val="None"/>
          </w:rPr>
          <w:t xml:space="preserve">. </w:t>
        </w:r>
      </w:ins>
      <w:del w:id="32" w:author="McKay, Ryan" w:date="2025-09-16T14:35:00Z">
        <w:r>
          <w:rPr>
            <w:rStyle w:val="None"/>
          </w:rPr>
          <w:delText xml:space="preserve">, instead of choosing the most appealing image (as tested herein). </w:delText>
        </w:r>
      </w:del>
      <w:r>
        <w:rPr>
          <w:rStyle w:val="None"/>
        </w:rPr>
        <w:t xml:space="preserve">This previous study showed that the biased prior model was best fitting: Participants stopped sampling earlier than would be expected based on the ground truth model because they had pessimistic beliefs about upcoming option values. </w:t>
      </w:r>
    </w:p>
    <w:p w14:paraId="3133D2DA" w14:textId="77777777" w:rsidR="00F7085F" w:rsidRDefault="00000000">
      <w:pPr>
        <w:pStyle w:val="BodyA"/>
        <w:spacing w:line="480" w:lineRule="auto"/>
        <w:ind w:firstLine="720"/>
        <w:rPr>
          <w:rStyle w:val="None"/>
        </w:rPr>
      </w:pPr>
      <w:ins w:id="33" w:author="McKay, Ryan" w:date="2025-09-16T14:34:00Z">
        <w:r>
          <w:rPr>
            <w:rStyle w:val="None"/>
          </w:rPr>
          <w:t>In the present study</w:t>
        </w:r>
      </w:ins>
      <w:ins w:id="34" w:author="McKay, Ryan" w:date="2025-09-16T14:35:00Z">
        <w:r>
          <w:rPr>
            <w:rStyle w:val="None"/>
          </w:rPr>
          <w:t xml:space="preserve">, we formally compare these models using </w:t>
        </w:r>
      </w:ins>
      <w:del w:id="35" w:author="McKay, Ryan" w:date="2025-09-16T14:35:00Z">
        <w:r>
          <w:rPr>
            <w:rStyle w:val="None"/>
          </w:rPr>
          <w:delText xml:space="preserve">For </w:delText>
        </w:r>
      </w:del>
      <w:r>
        <w:rPr>
          <w:rStyle w:val="None"/>
        </w:rPr>
        <w:t>ten datasets</w:t>
      </w:r>
      <w:ins w:id="36" w:author="McKay, Ryan" w:date="2025-09-16T14:36:00Z">
        <w:r>
          <w:rPr>
            <w:rStyle w:val="None"/>
          </w:rPr>
          <w:t xml:space="preserve"> where participants chose </w:t>
        </w:r>
      </w:ins>
      <w:ins w:id="37" w:author="McKay, Ryan" w:date="2025-09-16T14:35:00Z">
        <w:del w:id="38" w:author="McKay, Ryan" w:date="2025-09-16T14:36:00Z">
          <w:r>
            <w:rPr>
              <w:rStyle w:val="None"/>
              <w:i/>
              <w:iCs/>
            </w:rPr>
            <w:delText xml:space="preserve">, instead of choosing </w:delText>
          </w:r>
        </w:del>
        <w:r>
          <w:rPr>
            <w:rStyle w:val="None"/>
            <w:i/>
            <w:iCs/>
          </w:rPr>
          <w:t>the most appealing image</w:t>
        </w:r>
        <w:del w:id="39" w:author="McKay, Ryan" w:date="2025-09-16T14:36:00Z">
          <w:r>
            <w:rPr>
              <w:rStyle w:val="None"/>
            </w:rPr>
            <w:delText xml:space="preserve"> (as tested herein).</w:delText>
          </w:r>
        </w:del>
      </w:ins>
      <w:del w:id="40" w:author="McKay, Ryan" w:date="2025-09-16T14:36:00Z">
        <w:r>
          <w:rPr>
            <w:rStyle w:val="None"/>
          </w:rPr>
          <w:delText>, we submitted cost to sample and biased prior models and the cut off heuristic to formal model comparison</w:delText>
        </w:r>
      </w:del>
      <w:r>
        <w:rPr>
          <w:rStyle w:val="None"/>
        </w:rPr>
        <w:t xml:space="preserve">. To anticipate our results: we replicated participants’ higher sampling rates relative to the ground truth benchmark in all ten datasets. Moreover, every dataset showed evidence for the biased prior model as the </w:t>
      </w:r>
      <w:proofErr w:type="gramStart"/>
      <w:r>
        <w:rPr>
          <w:rStyle w:val="None"/>
        </w:rPr>
        <w:t>best-fitting</w:t>
      </w:r>
      <w:proofErr w:type="gramEnd"/>
      <w:r>
        <w:rPr>
          <w:rStyle w:val="None"/>
        </w:rPr>
        <w:t xml:space="preserve">. </w:t>
      </w:r>
      <w:ins w:id="41" w:author="McKay, Ryan" w:date="2025-09-16T14:37:00Z">
        <w:r>
          <w:rPr>
            <w:rStyle w:val="None"/>
          </w:rPr>
          <w:t>In contrast to the pessimism evinced by participants in</w:t>
        </w:r>
      </w:ins>
      <w:ins w:id="42" w:author="McKay, Ryan" w:date="2025-09-16T14:38:00Z">
        <w:r>
          <w:rPr>
            <w:rStyle w:val="None"/>
          </w:rPr>
          <w:t xml:space="preserve"> numeric-based studies, p</w:t>
        </w:r>
      </w:ins>
      <w:del w:id="43" w:author="McKay, Ryan" w:date="2025-09-16T14:38:00Z">
        <w:r>
          <w:rPr>
            <w:rStyle w:val="None"/>
          </w:rPr>
          <w:delText>P</w:delText>
        </w:r>
      </w:del>
      <w:r>
        <w:rPr>
          <w:rStyle w:val="None"/>
        </w:rPr>
        <w:t xml:space="preserve">articipants </w:t>
      </w:r>
      <w:ins w:id="44" w:author="McKay, Ryan" w:date="2025-09-16T14:38:00Z">
        <w:r>
          <w:rPr>
            <w:rStyle w:val="None"/>
          </w:rPr>
          <w:t xml:space="preserve">evaluating images </w:t>
        </w:r>
      </w:ins>
      <w:r>
        <w:rPr>
          <w:rStyle w:val="None"/>
        </w:rPr>
        <w:t>are driven to sample more by optimism about the future, compared to the ground truth model.</w:t>
      </w:r>
    </w:p>
    <w:p w14:paraId="2C2CC1B3" w14:textId="77777777" w:rsidR="00F7085F" w:rsidRDefault="00000000">
      <w:pPr>
        <w:pStyle w:val="BodyA"/>
        <w:spacing w:line="480" w:lineRule="auto"/>
      </w:pPr>
      <w:r>
        <w:rPr>
          <w:rStyle w:val="None"/>
          <w:rFonts w:ascii="Arial Unicode MS" w:eastAsia="Arial Unicode MS" w:hAnsi="Arial Unicode MS" w:cs="Arial Unicode MS"/>
        </w:rPr>
        <w:br w:type="page"/>
      </w:r>
    </w:p>
    <w:p w14:paraId="4C0FB4F6" w14:textId="77777777" w:rsidR="00F7085F" w:rsidRDefault="00000000">
      <w:pPr>
        <w:pStyle w:val="BodyA"/>
        <w:spacing w:after="288" w:line="480" w:lineRule="auto"/>
        <w:rPr>
          <w:rStyle w:val="None"/>
        </w:rPr>
      </w:pPr>
      <w:r>
        <w:rPr>
          <w:rStyle w:val="None"/>
        </w:rPr>
        <w:lastRenderedPageBreak/>
        <w:t>General Methods</w:t>
      </w:r>
    </w:p>
    <w:p w14:paraId="119E1F68" w14:textId="77777777" w:rsidR="00F7085F" w:rsidRDefault="00000000">
      <w:pPr>
        <w:pStyle w:val="BodyA"/>
        <w:spacing w:after="288" w:line="480" w:lineRule="auto"/>
        <w:rPr>
          <w:rStyle w:val="None"/>
        </w:rPr>
      </w:pPr>
      <w:r>
        <w:rPr>
          <w:rStyle w:val="None"/>
        </w:rPr>
        <w:t>Paradigm for all datasets</w:t>
      </w:r>
    </w:p>
    <w:p w14:paraId="7A278AAE" w14:textId="77777777" w:rsidR="00F7085F" w:rsidRDefault="00000000">
      <w:pPr>
        <w:pStyle w:val="BodyA"/>
        <w:spacing w:after="288" w:line="480" w:lineRule="auto"/>
        <w:ind w:firstLine="720"/>
        <w:rPr>
          <w:rStyle w:val="None"/>
        </w:rPr>
      </w:pPr>
      <w:r>
        <w:rPr>
          <w:rStyle w:val="None"/>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Pr>
          <w:rStyle w:val="None"/>
          <w:rFonts w:ascii="Arial Unicode MS" w:hAnsi="Arial Unicode MS"/>
          <w:rtl/>
          <w:lang w:val="ar-SA"/>
        </w:rPr>
        <w:t>“</w:t>
      </w:r>
      <w:r>
        <w:rPr>
          <w:rStyle w:val="None"/>
        </w:rPr>
        <w:t xml:space="preserve">attractiveness” more than once and the multiple ratings were averaged to obtain one stable subjective value estimate per image. We find average correlations across ratings of &gt; .8 for all our datasets. We used these subjective value estimates in three ways. First, the subjective values of the same options that a corresponding participant received as option values were input to the ground truth benchmark and all our computational models. Second, as described below, the biased prior and cost to sample models employ an internal representation of the generating distribution of options, which is used as a prior when predicting upcoming option values. We programmed the initial mean and variance of that distribution (before any samples were input) with the mean and variance of its corresponding participants’ subjective value distribution. The </w:t>
      </w:r>
      <w:proofErr w:type="gramStart"/>
      <w:r>
        <w:rPr>
          <w:rStyle w:val="None"/>
        </w:rPr>
        <w:t>cut off</w:t>
      </w:r>
      <w:proofErr w:type="gramEnd"/>
      <w:r>
        <w:rPr>
          <w:rStyle w:val="None"/>
        </w:rPr>
        <w:t xml:space="preserve"> model is rather different: It assumes participants use no prior at all and its predictions are based instead only on experience of options during the pre-</w:t>
      </w:r>
      <w:proofErr w:type="gramStart"/>
      <w:r>
        <w:rPr>
          <w:rStyle w:val="None"/>
        </w:rPr>
        <w:t>cut off</w:t>
      </w:r>
      <w:proofErr w:type="gramEnd"/>
      <w:r>
        <w:rPr>
          <w:rStyle w:val="None"/>
        </w:rPr>
        <w:t xml:space="preserve"> learning period. Third, we gauged the overall success of decision making by using each participant’s own subjective values to identify the rank of the chosen options, relative to other images in the same sequence. That is, a well-performing model was one that was able to obtain one of </w:t>
      </w:r>
      <w:proofErr w:type="gramStart"/>
      <w:r>
        <w:rPr>
          <w:rStyle w:val="None"/>
        </w:rPr>
        <w:t>a corresponding</w:t>
      </w:r>
      <w:proofErr w:type="gramEnd"/>
      <w:r>
        <w:rPr>
          <w:rStyle w:val="None"/>
        </w:rPr>
        <w:t xml:space="preserve"> participant’s </w:t>
      </w:r>
      <w:proofErr w:type="spellStart"/>
      <w:r>
        <w:rPr>
          <w:rStyle w:val="None"/>
        </w:rPr>
        <w:t>favourite</w:t>
      </w:r>
      <w:proofErr w:type="spellEnd"/>
      <w:r>
        <w:rPr>
          <w:rStyle w:val="None"/>
        </w:rPr>
        <w:t xml:space="preserve"> images.</w:t>
      </w:r>
    </w:p>
    <w:p w14:paraId="5A00345D" w14:textId="77777777" w:rsidR="00F7085F" w:rsidRDefault="00000000">
      <w:pPr>
        <w:pStyle w:val="BodyA"/>
        <w:spacing w:after="288" w:line="480" w:lineRule="auto"/>
        <w:ind w:firstLine="720"/>
        <w:rPr>
          <w:rStyle w:val="None"/>
        </w:rPr>
      </w:pPr>
      <w:r>
        <w:rPr>
          <w:rStyle w:val="None"/>
        </w:rPr>
        <w:t xml:space="preserve">Next, each participant and their corresponding model engaged with several sequences of eight image options each, which were randomly sampled without replacement from the images shown in phase 1. These two types of </w:t>
      </w:r>
      <w:proofErr w:type="gramStart"/>
      <w:r>
        <w:rPr>
          <w:rStyle w:val="None"/>
        </w:rPr>
        <w:t>agent</w:t>
      </w:r>
      <w:proofErr w:type="gramEnd"/>
      <w:r>
        <w:rPr>
          <w:rStyle w:val="None"/>
        </w:rPr>
        <w:t xml:space="preserve"> (participants and models) decided whether to choose that option or, instead, reject it, rendering the option inaccessible and producing the next option. </w:t>
      </w:r>
      <w:r>
        <w:rPr>
          <w:rStyle w:val="None"/>
        </w:rPr>
        <w:lastRenderedPageBreak/>
        <w:t xml:space="preserve">Upon </w:t>
      </w:r>
      <w:proofErr w:type="gramStart"/>
      <w:r>
        <w:rPr>
          <w:rStyle w:val="None"/>
        </w:rPr>
        <w:t>choice of</w:t>
      </w:r>
      <w:proofErr w:type="gramEnd"/>
      <w:r>
        <w:rPr>
          <w:rStyle w:val="None"/>
        </w:rPr>
        <w:t xml:space="preserve"> an option, all remaining options became inaccessible, yet participants still needed to </w:t>
      </w:r>
      <w:proofErr w:type="gramStart"/>
      <w:r>
        <w:rPr>
          <w:rStyle w:val="None"/>
        </w:rPr>
        <w:t>button press</w:t>
      </w:r>
      <w:proofErr w:type="gramEnd"/>
      <w:r>
        <w:rPr>
          <w:rStyle w:val="None"/>
        </w:rPr>
        <w:t xml:space="preserve">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Pr>
          <w:rStyle w:val="None"/>
          <w:rFonts w:ascii="Arial Unicode MS" w:hAnsi="Arial Unicode MS"/>
          <w:rtl/>
          <w:lang w:val="ar-SA"/>
        </w:rPr>
        <w:t xml:space="preserve"> </w:t>
      </w:r>
      <w:r>
        <w:rPr>
          <w:rStyle w:val="None"/>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w:t>
      </w:r>
      <w:commentRangeStart w:id="45"/>
      <w:r>
        <w:rPr>
          <w:rStyle w:val="None"/>
        </w:rPr>
        <w:t xml:space="preserve">value to </w:t>
      </w:r>
      <w:proofErr w:type="gramStart"/>
      <w:r>
        <w:rPr>
          <w:rStyle w:val="None"/>
        </w:rPr>
        <w:t>the</w:t>
      </w:r>
      <w:proofErr w:type="gramEnd"/>
      <w:r>
        <w:rPr>
          <w:rStyle w:val="None"/>
        </w:rPr>
        <w:t xml:space="preserve"> and was not </w:t>
      </w:r>
      <w:proofErr w:type="spellStart"/>
      <w:r>
        <w:rPr>
          <w:rStyle w:val="None"/>
        </w:rPr>
        <w:t>analysed</w:t>
      </w:r>
      <w:commentRangeEnd w:id="45"/>
      <w:proofErr w:type="spellEnd"/>
      <w:r>
        <w:commentReference w:id="45"/>
      </w:r>
      <w:r>
        <w:rPr>
          <w:rStyle w:val="None"/>
        </w:rPr>
        <w:t xml:space="preserve">. </w:t>
      </w:r>
    </w:p>
    <w:p w14:paraId="54E5B710" w14:textId="77777777" w:rsidR="00F7085F" w:rsidRDefault="00000000">
      <w:pPr>
        <w:pStyle w:val="BodyA"/>
        <w:spacing w:after="288" w:line="480" w:lineRule="auto"/>
        <w:ind w:firstLine="720"/>
        <w:rPr>
          <w:rStyle w:val="None"/>
        </w:rPr>
      </w:pPr>
      <w:r>
        <w:rPr>
          <w:rStyle w:val="None"/>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Pr>
          <w:rStyle w:val="None"/>
          <w:i/>
          <w:iCs/>
        </w:rPr>
        <w:t>F</w:t>
      </w:r>
      <w:r>
        <w:rPr>
          <w:rStyle w:val="None"/>
        </w:rPr>
        <w:t xml:space="preserve">-test with factor Agent (Human, ground truth benchmark and each of the three fitted models), followed by two-tailed Bayesian pairwise </w:t>
      </w:r>
      <w:r>
        <w:rPr>
          <w:rStyle w:val="None"/>
          <w:i/>
          <w:iCs/>
        </w:rPr>
        <w:t>t</w:t>
      </w:r>
      <w:r>
        <w:rPr>
          <w:rStyle w:val="None"/>
        </w:rPr>
        <w:t xml:space="preserve">-tests using </w:t>
      </w:r>
      <w:proofErr w:type="spellStart"/>
      <w:r>
        <w:rPr>
          <w:rStyle w:val="None"/>
        </w:rPr>
        <w:t>bf.ttest</w:t>
      </w:r>
      <w:proofErr w:type="spellEnd"/>
      <w:r>
        <w:rPr>
          <w:rStyle w:val="None"/>
        </w:rPr>
        <w:t xml:space="preserve"> in the MATLAB </w:t>
      </w:r>
      <w:proofErr w:type="spellStart"/>
      <w:r>
        <w:rPr>
          <w:rStyle w:val="None"/>
        </w:rPr>
        <w:t>bayesFactor</w:t>
      </w:r>
      <w:proofErr w:type="spellEnd"/>
      <w:r>
        <w:rPr>
          <w:rStyle w:val="None"/>
        </w:rPr>
        <w:t xml:space="preserve"> toolbox </w:t>
      </w:r>
      <w:hyperlink r:id="rId11" w:history="1">
        <w:r>
          <w:rPr>
            <w:rStyle w:val="Hyperlink1"/>
          </w:rPr>
          <w:t>https://github.com/klabhub/bayesFactor</w:t>
        </w:r>
      </w:hyperlink>
      <w:r>
        <w:rPr>
          <w:rStyle w:val="None"/>
        </w:rPr>
        <w:t xml:space="preserve">.  These Bayesian tests use the Jeffreys-Zellner-Siow prior, which involves a Cauchy prior on the effect size with a scale factor of .71 = </w:t>
      </w:r>
      <w:proofErr w:type="gramStart"/>
      <w:r>
        <w:rPr>
          <w:rStyle w:val="None"/>
        </w:rPr>
        <w:t>sqrt(</w:t>
      </w:r>
      <w:proofErr w:type="gramEnd"/>
      <w:r>
        <w:rPr>
          <w:rStyle w:val="None"/>
        </w:rPr>
        <w:t>2)/2, expecting medium effect size (</w:t>
      </w:r>
      <w:proofErr w:type="spellStart"/>
      <w:r>
        <w:rPr>
          <w:rStyle w:val="None"/>
        </w:rPr>
        <w:t>Rouder</w:t>
      </w:r>
      <w:proofErr w:type="spellEnd"/>
      <w:r>
        <w:rPr>
          <w:rStyle w:val="None"/>
        </w:rPr>
        <w:t xml:space="preserve"> et al., 2009). </w:t>
      </w:r>
    </w:p>
    <w:p w14:paraId="0BACD481" w14:textId="77777777" w:rsidR="00F7085F" w:rsidRDefault="00000000">
      <w:pPr>
        <w:pStyle w:val="BodyA"/>
        <w:spacing w:after="288" w:line="480" w:lineRule="auto"/>
        <w:rPr>
          <w:rStyle w:val="None"/>
        </w:rPr>
      </w:pPr>
      <w:r>
        <w:rPr>
          <w:rStyle w:val="None"/>
        </w:rPr>
        <w:t>Facial attractiveness dataset 1</w:t>
      </w:r>
    </w:p>
    <w:p w14:paraId="00611DBA" w14:textId="77777777" w:rsidR="00F7085F" w:rsidRDefault="00000000">
      <w:pPr>
        <w:pStyle w:val="BodyA"/>
        <w:spacing w:after="288" w:line="480" w:lineRule="auto"/>
        <w:rPr>
          <w:rStyle w:val="None"/>
        </w:rPr>
      </w:pPr>
      <w:r>
        <w:rPr>
          <w:rStyle w:val="None"/>
        </w:rPr>
        <w:tab/>
      </w:r>
      <w:proofErr w:type="spellStart"/>
      <w:r>
        <w:rPr>
          <w:rStyle w:val="None"/>
        </w:rPr>
        <w:t>Behavioural</w:t>
      </w:r>
      <w:proofErr w:type="spellEnd"/>
      <w:r>
        <w:rPr>
          <w:rStyle w:val="None"/>
        </w:rPr>
        <w:t xml:space="preserve"> performance and </w:t>
      </w:r>
      <w:proofErr w:type="gramStart"/>
      <w:r>
        <w:rPr>
          <w:rStyle w:val="None"/>
        </w:rPr>
        <w:t>demonstration</w:t>
      </w:r>
      <w:proofErr w:type="gramEnd"/>
      <w:r>
        <w:rPr>
          <w:rStyle w:val="None"/>
        </w:rPr>
        <w:t xml:space="preserve"> that participants sample more than the ground truth benchmark for this dataset were reported as Study 2 in Furl and colleagues (2019). The 20 participants were instructed that they would encounter face images of individuals interested in dating them and that the participant’s goal was to try to choose the most attractive dates possible. Participants opted to choose dates from either male or female face sets. Participants in phase 1 </w:t>
      </w:r>
      <w:r>
        <w:rPr>
          <w:rStyle w:val="None"/>
        </w:rPr>
        <w:lastRenderedPageBreak/>
        <w:t xml:space="preserve">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Default="00000000">
      <w:pPr>
        <w:pStyle w:val="BodyA"/>
        <w:spacing w:after="288" w:line="480" w:lineRule="auto"/>
        <w:rPr>
          <w:rStyle w:val="None"/>
        </w:rPr>
      </w:pPr>
      <w:r>
        <w:rPr>
          <w:rStyle w:val="None"/>
        </w:rPr>
        <w:t>Matchmaker dataset</w:t>
      </w:r>
    </w:p>
    <w:p w14:paraId="1FDC6ED2" w14:textId="77777777" w:rsidR="00F7085F" w:rsidRDefault="00000000">
      <w:pPr>
        <w:pStyle w:val="BodyA"/>
        <w:spacing w:after="288" w:line="480" w:lineRule="auto"/>
        <w:rPr>
          <w:rStyle w:val="None"/>
        </w:rPr>
      </w:pPr>
      <w:r>
        <w:rPr>
          <w:rStyle w:val="None"/>
        </w:rPr>
        <w:tab/>
        <w:t>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instructions. We enrolled 20 particip</w:t>
      </w:r>
      <w:del w:id="46" w:author="McKay, Ryan" w:date="2025-09-16T14:52:00Z">
        <w:r>
          <w:rPr>
            <w:rStyle w:val="None"/>
          </w:rPr>
          <w:delText>s</w:delText>
        </w:r>
      </w:del>
      <w:r>
        <w:rPr>
          <w:rStyle w:val="None"/>
        </w:rPr>
        <w:t xml:space="preserve">ants (equal gender split), who each chose which gender of face they would like to match </w:t>
      </w:r>
      <w:proofErr w:type="gramStart"/>
      <w:r>
        <w:rPr>
          <w:rStyle w:val="None"/>
        </w:rPr>
        <w:t>for</w:t>
      </w:r>
      <w:proofErr w:type="gramEnd"/>
      <w:r>
        <w:rPr>
          <w:rStyle w:val="None"/>
        </w:rPr>
        <w:t xml:space="preserve"> their client. Data </w:t>
      </w:r>
      <w:proofErr w:type="gramStart"/>
      <w:r>
        <w:rPr>
          <w:rStyle w:val="None"/>
        </w:rPr>
        <w:t>were</w:t>
      </w:r>
      <w:proofErr w:type="gramEnd"/>
      <w:r>
        <w:rPr>
          <w:rStyle w:val="None"/>
        </w:rPr>
        <w:t xml:space="preserve"> collected in person in a laboratory setting. </w:t>
      </w:r>
    </w:p>
    <w:p w14:paraId="66942EBA" w14:textId="77777777" w:rsidR="00F7085F" w:rsidRDefault="00000000">
      <w:pPr>
        <w:pStyle w:val="BodyA"/>
        <w:spacing w:after="288" w:line="480" w:lineRule="auto"/>
        <w:rPr>
          <w:rStyle w:val="None"/>
        </w:rPr>
      </w:pPr>
      <w:r>
        <w:rPr>
          <w:rStyle w:val="None"/>
        </w:rPr>
        <w:t>Trustworthiness dataset 1</w:t>
      </w:r>
    </w:p>
    <w:p w14:paraId="5DD17780" w14:textId="77777777" w:rsidR="00F7085F" w:rsidRDefault="00000000">
      <w:pPr>
        <w:pStyle w:val="BodyA"/>
        <w:spacing w:after="288" w:line="480" w:lineRule="auto"/>
        <w:rPr>
          <w:rStyle w:val="None"/>
        </w:rPr>
      </w:pPr>
      <w:r>
        <w:rPr>
          <w:rStyle w:val="None"/>
        </w:rPr>
        <w:tab/>
        <w:t xml:space="preserve">Analysis of trustworthiness dataset 1 has not been previously published. We attempted to replicate oversampling in a paradigm where the option values were still face images but the facial characteristic being </w:t>
      </w:r>
      <w:proofErr w:type="spellStart"/>
      <w:r>
        <w:rPr>
          <w:rStyle w:val="None"/>
        </w:rPr>
        <w:t>maximised</w:t>
      </w:r>
      <w:proofErr w:type="spellEnd"/>
      <w:r>
        <w:rPr>
          <w:rStyle w:val="None"/>
        </w:rPr>
        <w:t xml:space="preserve"> by choice was different from attractiveness. We chose a characteristic, trustworthiness, that seemed relevant to real-world contexts, as decisions in contexts like courtrooms can be influenced by facial trustworthiness (</w:t>
      </w:r>
      <w:proofErr w:type="spellStart"/>
      <w:r>
        <w:rPr>
          <w:rStyle w:val="None"/>
        </w:rPr>
        <w:t>Olivola</w:t>
      </w:r>
      <w:proofErr w:type="spellEnd"/>
      <w:r>
        <w:rPr>
          <w:rStyle w:val="None"/>
        </w:rPr>
        <w:t xml:space="preserve"> et al., 2014). Participants chose a face gender for the task, as in the previous datasets. They started the task by rating faces for </w:t>
      </w:r>
      <w:r>
        <w:rPr>
          <w:rStyle w:val="None"/>
        </w:rPr>
        <w:lastRenderedPageBreak/>
        <w:t>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Pr>
          <w:rStyle w:val="None"/>
          <w:i/>
          <w:iCs/>
        </w:rPr>
        <w:t>N</w:t>
      </w:r>
      <w:r>
        <w:rPr>
          <w:rStyle w:val="None"/>
        </w:rPr>
        <w:t xml:space="preserve"> = 18). Data </w:t>
      </w:r>
      <w:proofErr w:type="gramStart"/>
      <w:r>
        <w:rPr>
          <w:rStyle w:val="None"/>
        </w:rPr>
        <w:t>were</w:t>
      </w:r>
      <w:proofErr w:type="gramEnd"/>
      <w:r>
        <w:rPr>
          <w:rStyle w:val="None"/>
        </w:rPr>
        <w:t xml:space="preserve"> collected in person in a laboratory setting.</w:t>
      </w:r>
    </w:p>
    <w:p w14:paraId="47E252D9" w14:textId="77777777" w:rsidR="00F7085F" w:rsidRDefault="00000000">
      <w:pPr>
        <w:pStyle w:val="BodyA"/>
        <w:spacing w:after="288" w:line="480" w:lineRule="auto"/>
        <w:rPr>
          <w:rStyle w:val="None"/>
        </w:rPr>
      </w:pPr>
      <w:r>
        <w:rPr>
          <w:rStyle w:val="None"/>
        </w:rPr>
        <w:t>Trustworthiness dataset 2</w:t>
      </w:r>
    </w:p>
    <w:p w14:paraId="50913782" w14:textId="77777777" w:rsidR="00F7085F" w:rsidRDefault="00000000">
      <w:pPr>
        <w:pStyle w:val="BodyA"/>
        <w:spacing w:after="288" w:line="480" w:lineRule="auto"/>
        <w:rPr>
          <w:rStyle w:val="None"/>
        </w:rPr>
      </w:pPr>
      <w:r>
        <w:rPr>
          <w:rStyle w:val="None"/>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w:t>
      </w:r>
      <w:proofErr w:type="gramStart"/>
      <w:r>
        <w:rPr>
          <w:rStyle w:val="None"/>
        </w:rPr>
        <w:t>sequence</w:t>
      </w:r>
      <w:proofErr w:type="gramEnd"/>
      <w:r>
        <w:rPr>
          <w:rStyle w:val="None"/>
        </w:rPr>
        <w:t xml:space="preserve"> and each image was rated using a 100-point sliding scale, where the slider position was initially hidden and only appeared when the participant </w:t>
      </w:r>
      <w:proofErr w:type="gramStart"/>
      <w:r>
        <w:rPr>
          <w:rStyle w:val="None"/>
        </w:rPr>
        <w:t>made a selection</w:t>
      </w:r>
      <w:proofErr w:type="gramEnd"/>
      <w:r>
        <w:rPr>
          <w:rStyle w:val="None"/>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Default="00000000">
      <w:pPr>
        <w:pStyle w:val="BodyA"/>
        <w:spacing w:after="288" w:line="480" w:lineRule="auto"/>
        <w:rPr>
          <w:rStyle w:val="None"/>
        </w:rPr>
      </w:pPr>
      <w:r>
        <w:rPr>
          <w:rStyle w:val="None"/>
        </w:rPr>
        <w:lastRenderedPageBreak/>
        <w:t>Facial attractiveness dataset 2, foods dataset 1 and vacations dataset 1</w:t>
      </w:r>
    </w:p>
    <w:p w14:paraId="419E5E46" w14:textId="77777777" w:rsidR="00F7085F" w:rsidRDefault="00000000">
      <w:pPr>
        <w:pStyle w:val="BodyA"/>
        <w:spacing w:after="288" w:line="480" w:lineRule="auto"/>
        <w:rPr>
          <w:rStyle w:val="None"/>
        </w:rPr>
      </w:pPr>
      <w:r>
        <w:rPr>
          <w:rStyle w:val="None"/>
        </w:rPr>
        <w:tab/>
        <w:t xml:space="preserve">These three datasets were previously </w:t>
      </w:r>
      <w:proofErr w:type="spellStart"/>
      <w:r>
        <w:rPr>
          <w:rStyle w:val="None"/>
        </w:rPr>
        <w:t>analysed</w:t>
      </w:r>
      <w:proofErr w:type="spellEnd"/>
      <w:r>
        <w:rPr>
          <w:rStyle w:val="None"/>
        </w:rPr>
        <w:t xml:space="preserve"> in van de Wouw and colleagues (2022), which showed for all datasets that participants sampled more than the ground truth benchmark did. They shared identical methods with trustworthiness </w:t>
      </w:r>
      <w:proofErr w:type="gramStart"/>
      <w:r>
        <w:rPr>
          <w:rStyle w:val="None"/>
        </w:rPr>
        <w:t>dataset</w:t>
      </w:r>
      <w:proofErr w:type="gramEnd"/>
      <w:r>
        <w:rPr>
          <w:rStyle w:val="None"/>
        </w:rPr>
        <w:t xml:space="preserve"> 2, apart from the following exceptions. Seventy-five participants per dataset were recruited from Prolific. Participants rated 90 images in phase 1 for </w:t>
      </w:r>
      <w:r>
        <w:rPr>
          <w:rStyle w:val="None"/>
          <w:rFonts w:ascii="Arial Unicode MS" w:hAnsi="Arial Unicode MS"/>
          <w:rtl/>
          <w:lang w:val="ar-SA"/>
        </w:rPr>
        <w:t>“</w:t>
      </w:r>
      <w:r>
        <w:rPr>
          <w:rStyle w:val="None"/>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Pr>
          <w:rStyle w:val="None"/>
        </w:rPr>
        <w:t>Blechert</w:t>
      </w:r>
      <w:proofErr w:type="spellEnd"/>
      <w:r>
        <w:rPr>
          <w:rStyle w:val="None"/>
        </w:rPr>
        <w:t xml:space="preserve"> et al., 2019). In vacations dataset 1, stimuli included images of popular vacation sites (e.g., the Eiffel Tower) taken from a royalty-free image database (</w:t>
      </w:r>
      <w:hyperlink r:id="rId12" w:history="1">
        <w:r>
          <w:rPr>
            <w:rStyle w:val="Hyperlink0"/>
          </w:rPr>
          <w:t>www.shutterstock.com</w:t>
        </w:r>
      </w:hyperlink>
      <w:r>
        <w:rPr>
          <w:rStyle w:val="None"/>
        </w:rPr>
        <w:t xml:space="preserve">). For all datasets, participants were instructed to choose as attractive an option as possible. </w:t>
      </w:r>
    </w:p>
    <w:p w14:paraId="73936F2E" w14:textId="77777777" w:rsidR="00F7085F" w:rsidRDefault="00000000">
      <w:pPr>
        <w:pStyle w:val="BodyA"/>
        <w:spacing w:after="288" w:line="480" w:lineRule="auto"/>
        <w:rPr>
          <w:rStyle w:val="None"/>
        </w:rPr>
      </w:pPr>
      <w:r>
        <w:rPr>
          <w:rStyle w:val="None"/>
        </w:rPr>
        <w:t>Facial attractiveness dataset 3, foods dataset 2 and vacations dataset 2</w:t>
      </w:r>
    </w:p>
    <w:p w14:paraId="7A1D2A0C" w14:textId="77777777" w:rsidR="00F7085F" w:rsidRDefault="00000000">
      <w:pPr>
        <w:pStyle w:val="BodyA"/>
        <w:spacing w:after="288" w:line="480" w:lineRule="auto"/>
        <w:ind w:firstLine="720"/>
        <w:rPr>
          <w:rStyle w:val="None"/>
        </w:rPr>
      </w:pPr>
      <w:r>
        <w:rPr>
          <w:rStyle w:val="None"/>
        </w:rPr>
        <w:t xml:space="preserve">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 28 in foods dataset 2, and 36 in vacations dataset 2. </w:t>
      </w:r>
    </w:p>
    <w:p w14:paraId="4BE315C1" w14:textId="77777777" w:rsidR="00F7085F" w:rsidRDefault="00000000">
      <w:pPr>
        <w:pStyle w:val="BodyA"/>
        <w:spacing w:after="288" w:line="480" w:lineRule="auto"/>
        <w:rPr>
          <w:rStyle w:val="None"/>
        </w:rPr>
      </w:pPr>
      <w:r>
        <w:rPr>
          <w:rStyle w:val="None"/>
        </w:rPr>
        <w:t xml:space="preserve">Ground </w:t>
      </w:r>
      <w:proofErr w:type="gramStart"/>
      <w:r>
        <w:rPr>
          <w:rStyle w:val="None"/>
        </w:rPr>
        <w:t>truth benchmark</w:t>
      </w:r>
      <w:proofErr w:type="gramEnd"/>
    </w:p>
    <w:p w14:paraId="61C66FA4" w14:textId="77777777" w:rsidR="00F7085F" w:rsidRDefault="00000000">
      <w:pPr>
        <w:pStyle w:val="BodyA"/>
        <w:spacing w:after="288" w:line="480" w:lineRule="auto"/>
        <w:ind w:firstLine="720"/>
        <w:rPr>
          <w:rStyle w:val="None"/>
        </w:rPr>
      </w:pPr>
      <w:r>
        <w:rPr>
          <w:rStyle w:val="None"/>
        </w:rPr>
        <w:t xml:space="preserve">The benchmark used here is a discrete-time finite-horizon Markov process (Cardinale et al., 2021; Costa &amp; Averbeck, 2015; Furl et al., 2019; van de Wouw et al., 2022). It computes a utility </w:t>
      </w:r>
      <w:r>
        <w:rPr>
          <w:rStyle w:val="None"/>
          <w:i/>
          <w:iCs/>
        </w:rPr>
        <w:t>u</w:t>
      </w:r>
      <w:r>
        <w:rPr>
          <w:rStyle w:val="None"/>
        </w:rPr>
        <w:t xml:space="preserve"> for states </w:t>
      </w:r>
      <w:r>
        <w:rPr>
          <w:rStyle w:val="None"/>
          <w:i/>
          <w:iCs/>
        </w:rPr>
        <w:t xml:space="preserve">s </w:t>
      </w:r>
      <w:r>
        <w:rPr>
          <w:rStyle w:val="None"/>
        </w:rPr>
        <w:t xml:space="preserve">at samples </w:t>
      </w:r>
      <w:r>
        <w:rPr>
          <w:rStyle w:val="None"/>
          <w:i/>
          <w:iCs/>
        </w:rPr>
        <w:t>t</w:t>
      </w:r>
      <w:r>
        <w:rPr>
          <w:rStyle w:val="None"/>
        </w:rPr>
        <w:t xml:space="preserve">, which is taken as the maximal action value, out of available actions </w:t>
      </w:r>
      <w:r>
        <w:rPr>
          <w:rStyle w:val="None"/>
          <w:i/>
          <w:iCs/>
        </w:rPr>
        <w:t>a</w:t>
      </w:r>
      <w:r>
        <w:rPr>
          <w:rStyle w:val="None"/>
        </w:rPr>
        <w:t xml:space="preserve">. </w:t>
      </w:r>
      <w:r>
        <w:rPr>
          <w:rStyle w:val="None"/>
          <w:i/>
          <w:iCs/>
        </w:rPr>
        <w:t>u</w:t>
      </w:r>
      <w:r>
        <w:rPr>
          <w:rStyle w:val="None"/>
        </w:rPr>
        <w:t xml:space="preserve"> </w:t>
      </w:r>
      <w:r>
        <w:rPr>
          <w:rStyle w:val="None"/>
        </w:rPr>
        <w:lastRenderedPageBreak/>
        <w:t xml:space="preserve">depends in part on the integral over possible future states, weighted by the probability of transitioning into them from the current state </w:t>
      </w:r>
      <w:r>
        <w:rPr>
          <w:rStyle w:val="None"/>
          <w:noProof/>
          <w:position w:val="-24"/>
        </w:rPr>
        <w:drawing>
          <wp:inline distT="0" distB="0" distL="0" distR="0" wp14:anchorId="76B01F23" wp14:editId="5DA78596">
            <wp:extent cx="628822" cy="205947"/>
            <wp:effectExtent l="0" t="0" r="0" b="0"/>
            <wp:docPr id="1073741825" name="officeArt object" descr="p subscript t open parentheses j vertical line s subscript t comma a close parentheses&#10;&#10;{&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25" name="p subscript t open parentheses j vertical line s subscript t comma a close parentheses{&quot;mathml&quot;:&quot;&lt;math style=\&quot;font-family:stix;font-size:16px;\&quot; xmlns=\&quot;http://www.w3.org/1998/Math/MathML\&quot;&gt;&lt;mstyle mathsize=\&quot;16px\&quot;&gt;&lt;msub&gt;&lt;mi&gt;p&lt;/mi&gt;&lt;mi&gt;t&lt;/mi&gt;&lt;/msub&gt;&lt;mfe" descr="p subscript t open parentheses j vertical line s subscript t comma a close parentheses{&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pic:cNvPicPr>
                      <a:picLocks noChangeAspect="1"/>
                    </pic:cNvPicPr>
                  </pic:nvPicPr>
                  <pic:blipFill>
                    <a:blip r:embed="rId13"/>
                    <a:stretch>
                      <a:fillRect/>
                    </a:stretch>
                  </pic:blipFill>
                  <pic:spPr>
                    <a:xfrm>
                      <a:off x="0" y="0"/>
                      <a:ext cx="628822" cy="205947"/>
                    </a:xfrm>
                    <a:prstGeom prst="rect">
                      <a:avLst/>
                    </a:prstGeom>
                    <a:ln w="12700" cap="flat">
                      <a:noFill/>
                      <a:miter lim="400000"/>
                    </a:ln>
                    <a:effectLst/>
                  </pic:spPr>
                </pic:pic>
              </a:graphicData>
            </a:graphic>
          </wp:inline>
        </w:drawing>
      </w:r>
      <w:r>
        <w:rPr>
          <w:rStyle w:val="None"/>
        </w:rPr>
        <w:t>.</w:t>
      </w:r>
      <w:r>
        <w:rPr>
          <w:rStyle w:val="None"/>
          <w:sz w:val="23"/>
          <w:szCs w:val="23"/>
        </w:rPr>
        <w:t xml:space="preserve"> </w:t>
      </w:r>
      <w:r>
        <w:rPr>
          <w:rStyle w:val="None"/>
        </w:rPr>
        <w:t xml:space="preserve">This latter term therefore is computed based on the generating distribution, as described above. The model uses backwards induction to derive utility values for the case where the agent chooses to sample again. See Baumann and colleagues (2020) for an intuitive description of backwards induction. </w:t>
      </w:r>
    </w:p>
    <w:p w14:paraId="14B5E150" w14:textId="77777777" w:rsidR="00F7085F" w:rsidRDefault="00000000">
      <w:pPr>
        <w:pStyle w:val="BodyA"/>
        <w:spacing w:after="288" w:line="480" w:lineRule="auto"/>
        <w:ind w:left="1440" w:firstLine="720"/>
        <w:rPr>
          <w:rStyle w:val="None"/>
        </w:rPr>
      </w:pPr>
      <w:r>
        <w:rPr>
          <w:rStyle w:val="None"/>
          <w:noProof/>
          <w:position w:val="-44"/>
        </w:rPr>
        <w:drawing>
          <wp:inline distT="0" distB="0" distL="0" distR="0" wp14:anchorId="7EBCBFB4" wp14:editId="2A135208">
            <wp:extent cx="2792299" cy="348577"/>
            <wp:effectExtent l="0" t="0" r="0" b="0"/>
            <wp:docPr id="1073741826" name="officeArt object" descr="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10;&#10;{&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26" name="u subscript t open parentheses s subscript t close parentheses space equals space m a x subscript a element of A subscript s subscript t end subscript end subscript open curly brackets r subscript t left parenthesis s subscript t comma a right parenthesi" descr="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pic:cNvPicPr>
                      <a:picLocks noChangeAspect="1"/>
                    </pic:cNvPicPr>
                  </pic:nvPicPr>
                  <pic:blipFill>
                    <a:blip r:embed="rId14"/>
                    <a:stretch>
                      <a:fillRect/>
                    </a:stretch>
                  </pic:blipFill>
                  <pic:spPr>
                    <a:xfrm>
                      <a:off x="0" y="0"/>
                      <a:ext cx="2792299" cy="348577"/>
                    </a:xfrm>
                    <a:prstGeom prst="rect">
                      <a:avLst/>
                    </a:prstGeom>
                    <a:ln w="12700" cap="flat">
                      <a:noFill/>
                      <a:miter lim="400000"/>
                    </a:ln>
                    <a:effectLst/>
                  </pic:spPr>
                </pic:pic>
              </a:graphicData>
            </a:graphic>
          </wp:inline>
        </w:drawing>
      </w:r>
    </w:p>
    <w:p w14:paraId="209181C5" w14:textId="77777777" w:rsidR="00F7085F" w:rsidRDefault="00000000">
      <w:pPr>
        <w:pStyle w:val="BodyA"/>
        <w:spacing w:after="288" w:line="480" w:lineRule="auto"/>
        <w:rPr>
          <w:rStyle w:val="None"/>
        </w:rPr>
      </w:pPr>
      <w:r>
        <w:rPr>
          <w:rStyle w:val="None"/>
          <w:i/>
          <w:iCs/>
        </w:rPr>
        <w:t>u</w:t>
      </w:r>
      <w:r>
        <w:rPr>
          <w:rStyle w:val="None"/>
        </w:rPr>
        <w:t xml:space="preserve"> also depends on </w:t>
      </w:r>
      <w:r>
        <w:rPr>
          <w:rStyle w:val="None"/>
          <w:noProof/>
          <w:position w:val="-18"/>
        </w:rPr>
        <w:drawing>
          <wp:inline distT="0" distB="0" distL="0" distR="0" wp14:anchorId="423EB747" wp14:editId="7B09E55F">
            <wp:extent cx="520357" cy="152400"/>
            <wp:effectExtent l="0" t="0" r="0" b="0"/>
            <wp:docPr id="1073741827" name="officeArt object" descr="r subscript t left parenthesis s subscript t comma a right parenthesis&#10;&#10;{&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27" name="r subscript t left parenthesis s subscript t comma a right parenthesis{&quot;mathml&quot;:&quot;&lt;math style=\&quot;font-family:stix;font-size:16px;\&quot; xmlns=\&quot;http://www.w3.org/1998/Math/MathML\&quot;&gt;&lt;mstyle mathsize=\&quot;16px\&quot;&gt;&lt;msub&gt;&lt;mi&gt;r&lt;/mi&gt;&lt;mi&gt;t&lt;/mi&gt;&lt;/msub&gt;&lt;mo&gt;(&lt;/mo&gt;&lt;msub&gt;&lt;mi&gt;" descr="r subscript t left parenthesis s subscript t comma a right parenthesis{&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pic:cNvPicPr>
                      <a:picLocks noChangeAspect="1"/>
                    </pic:cNvPicPr>
                  </pic:nvPicPr>
                  <pic:blipFill>
                    <a:blip r:embed="rId15"/>
                    <a:stretch>
                      <a:fillRect/>
                    </a:stretch>
                  </pic:blipFill>
                  <pic:spPr>
                    <a:xfrm>
                      <a:off x="0" y="0"/>
                      <a:ext cx="520357" cy="152400"/>
                    </a:xfrm>
                    <a:prstGeom prst="rect">
                      <a:avLst/>
                    </a:prstGeom>
                    <a:ln w="12700" cap="flat">
                      <a:noFill/>
                      <a:miter lim="400000"/>
                    </a:ln>
                    <a:effectLst/>
                  </pic:spPr>
                </pic:pic>
              </a:graphicData>
            </a:graphic>
          </wp:inline>
        </w:drawing>
      </w:r>
      <w:r>
        <w:rPr>
          <w:rStyle w:val="None"/>
        </w:rPr>
        <w:t xml:space="preserve"> the reward to be obtained for action </w:t>
      </w:r>
      <w:proofErr w:type="spellStart"/>
      <w:r>
        <w:rPr>
          <w:rStyle w:val="None"/>
          <w:i/>
          <w:iCs/>
        </w:rPr>
        <w:t>a</w:t>
      </w:r>
      <w:proofErr w:type="spellEnd"/>
      <w:r>
        <w:rPr>
          <w:rStyle w:val="None"/>
          <w:i/>
          <w:iCs/>
        </w:rPr>
        <w:t xml:space="preserve"> </w:t>
      </w:r>
      <w:r>
        <w:rPr>
          <w:rStyle w:val="None"/>
        </w:rPr>
        <w:t xml:space="preserve">in the current state. If the agent chooses to decline and sample another option, then </w:t>
      </w:r>
      <w:r>
        <w:rPr>
          <w:rStyle w:val="None"/>
          <w:noProof/>
          <w:position w:val="-18"/>
        </w:rPr>
        <w:drawing>
          <wp:inline distT="0" distB="0" distL="0" distR="0" wp14:anchorId="45B171C3" wp14:editId="4366103E">
            <wp:extent cx="520357" cy="152400"/>
            <wp:effectExtent l="0" t="0" r="0" b="0"/>
            <wp:docPr id="1073741828" name="officeArt object" descr="r subscript t left parenthesis s subscript t comma a right parenthesis&#10;&#10;{&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28" name="r subscript t left parenthesis s subscript t comma a right parenthesis{&quot;mathml&quot;:&quot;&lt;math xmlns=\&quot;http://www.w3.org/1998/Math/MathML\&quot; style=\&quot;font-family:stix;font-size:16px;\&quot;&gt;&lt;msub&gt;&lt;mi&gt;r&lt;/mi&gt;&lt;mi&gt;t&lt;/mi&gt;&lt;/msub&gt;&lt;mo&gt;(&lt;/mo&gt;&lt;msub&gt;&lt;mi&gt;s&lt;/mi&gt;&lt;mi&gt;t&lt;/mi&gt;&lt;/msub&gt;&lt;mo" descr="r subscript t left parenthesis s subscript t comma a right parenthesis{&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pic:cNvPicPr>
                      <a:picLocks noChangeAspect="1"/>
                    </pic:cNvPicPr>
                  </pic:nvPicPr>
                  <pic:blipFill>
                    <a:blip r:embed="rId15"/>
                    <a:stretch>
                      <a:fillRect/>
                    </a:stretch>
                  </pic:blipFill>
                  <pic:spPr>
                    <a:xfrm>
                      <a:off x="0" y="0"/>
                      <a:ext cx="520357" cy="152400"/>
                    </a:xfrm>
                    <a:prstGeom prst="rect">
                      <a:avLst/>
                    </a:prstGeom>
                    <a:ln w="12700" cap="flat">
                      <a:noFill/>
                      <a:miter lim="400000"/>
                    </a:ln>
                    <a:effectLst/>
                  </pic:spPr>
                </pic:pic>
              </a:graphicData>
            </a:graphic>
          </wp:inline>
        </w:drawing>
      </w:r>
      <w:r>
        <w:rPr>
          <w:rStyle w:val="None"/>
          <w:sz w:val="23"/>
          <w:szCs w:val="23"/>
        </w:rPr>
        <w:t xml:space="preserve"> </w:t>
      </w:r>
      <w:r>
        <w:rPr>
          <w:rStyle w:val="None"/>
        </w:rPr>
        <w:t xml:space="preserve">merely equals </w:t>
      </w:r>
      <w:r>
        <w:rPr>
          <w:rStyle w:val="None"/>
          <w:i/>
          <w:iCs/>
        </w:rPr>
        <w:t>C</w:t>
      </w:r>
      <w:r>
        <w:rPr>
          <w:rStyle w:val="None"/>
        </w:rPr>
        <w:t xml:space="preserve">, the cost to sample. For all ten datasets, </w:t>
      </w:r>
      <w:r>
        <w:rPr>
          <w:rStyle w:val="None"/>
          <w:i/>
          <w:iCs/>
        </w:rPr>
        <w:t>C</w:t>
      </w:r>
      <w:r>
        <w:rPr>
          <w:rStyle w:val="None"/>
        </w:rPr>
        <w:t xml:space="preserve"> = 0 in the ground truth benchmark, as we never extrinsically rewarded or </w:t>
      </w:r>
      <w:proofErr w:type="spellStart"/>
      <w:r>
        <w:rPr>
          <w:rStyle w:val="None"/>
        </w:rPr>
        <w:t>penalised</w:t>
      </w:r>
      <w:proofErr w:type="spellEnd"/>
      <w:r>
        <w:rPr>
          <w:rStyle w:val="None"/>
        </w:rPr>
        <w:t xml:space="preserve"> participants for sampling. However, if the agent chooses one of the options, then the </w:t>
      </w:r>
      <w:r>
        <w:rPr>
          <w:rStyle w:val="None"/>
          <w:noProof/>
          <w:position w:val="-18"/>
        </w:rPr>
        <w:drawing>
          <wp:inline distT="0" distB="0" distL="0" distR="0" wp14:anchorId="3D8A0286" wp14:editId="728FAD03">
            <wp:extent cx="520357" cy="152400"/>
            <wp:effectExtent l="0" t="0" r="0" b="0"/>
            <wp:docPr id="1073741829" name="officeArt object" descr="r subscript t left parenthesis s subscript t comma a right parenthesis&#10;&#10;{&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29" name="r subscript t left parenthesis s subscript t comma a right parenthesis{&quot;mathml&quot;:&quot;&lt;math xmlns=\&quot;http://www.w3.org/1998/Math/MathML\&quot; style=\&quot;font-family:stix;font-size:16px;\&quot;&gt;&lt;msub&gt;&lt;mi&gt;r&lt;/mi&gt;&lt;mi&gt;t&lt;/mi&gt;&lt;/msub&gt;&lt;mo&gt;(&lt;/mo&gt;&lt;msub&gt;&lt;mi&gt;s&lt;/mi&gt;&lt;mi&gt;t&lt;/mi&gt;&lt;/msub&gt;&lt;mo" descr="r subscript t left parenthesis s subscript t comma a right parenthesis{&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pic:cNvPicPr>
                      <a:picLocks noChangeAspect="1"/>
                    </pic:cNvPicPr>
                  </pic:nvPicPr>
                  <pic:blipFill>
                    <a:blip r:embed="rId15"/>
                    <a:stretch>
                      <a:fillRect/>
                    </a:stretch>
                  </pic:blipFill>
                  <pic:spPr>
                    <a:xfrm>
                      <a:off x="0" y="0"/>
                      <a:ext cx="520357" cy="152400"/>
                    </a:xfrm>
                    <a:prstGeom prst="rect">
                      <a:avLst/>
                    </a:prstGeom>
                    <a:ln w="12700" cap="flat">
                      <a:noFill/>
                      <a:miter lim="400000"/>
                    </a:ln>
                    <a:effectLst/>
                  </pic:spPr>
                </pic:pic>
              </a:graphicData>
            </a:graphic>
          </wp:inline>
        </w:drawing>
      </w:r>
      <w:r>
        <w:rPr>
          <w:rStyle w:val="None"/>
        </w:rPr>
        <w:t xml:space="preserve"> term in the above formula instead depends on the function </w:t>
      </w:r>
      <w:r>
        <w:rPr>
          <w:rStyle w:val="None"/>
          <w:i/>
          <w:iCs/>
        </w:rPr>
        <w:t>R</w:t>
      </w:r>
      <w:r>
        <w:rPr>
          <w:rStyle w:val="None"/>
        </w:rPr>
        <w:t>, which maps each option</w:t>
      </w:r>
      <w:r>
        <w:rPr>
          <w:rStyle w:val="None"/>
          <w:rFonts w:ascii="Arial Unicode MS" w:hAnsi="Arial Unicode MS"/>
          <w:rtl/>
          <w:lang w:val="ar-SA"/>
        </w:rPr>
        <w:t>’</w:t>
      </w:r>
      <w:r>
        <w:rPr>
          <w:rStyle w:val="None"/>
        </w:rPr>
        <w:t xml:space="preserve">s relative rank </w:t>
      </w:r>
      <w:r>
        <w:rPr>
          <w:rStyle w:val="None"/>
          <w:i/>
          <w:iCs/>
        </w:rPr>
        <w:t>h</w:t>
      </w:r>
      <w:r>
        <w:rPr>
          <w:rStyle w:val="None"/>
        </w:rPr>
        <w:t xml:space="preserve"> onto its reward value. </w:t>
      </w:r>
    </w:p>
    <w:p w14:paraId="092C35E4" w14:textId="77777777" w:rsidR="00F7085F" w:rsidRDefault="00000000">
      <w:pPr>
        <w:pStyle w:val="BodyA"/>
        <w:spacing w:after="288" w:line="480" w:lineRule="auto"/>
        <w:ind w:firstLine="720"/>
        <w:jc w:val="center"/>
        <w:rPr>
          <w:rStyle w:val="None"/>
        </w:rPr>
      </w:pPr>
      <w:r>
        <w:rPr>
          <w:rStyle w:val="None"/>
          <w:noProof/>
          <w:position w:val="-40"/>
        </w:rPr>
        <w:drawing>
          <wp:inline distT="0" distB="0" distL="0" distR="0" wp14:anchorId="0CED403B" wp14:editId="04C5DFE5">
            <wp:extent cx="2575257" cy="345854"/>
            <wp:effectExtent l="0" t="0" r="0" b="0"/>
            <wp:docPr id="1073741830" name="officeArt object" descr="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10;&#10;{&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1073741830" name="r subscript t left parenthesis s subscript t comma a equals t a k e right parenthesis equals sum from i space equals space 1 to N of p left parenthesis r a n k equals i right parenthesis asterisk times R left parenthesis i plus left parenthesis h minus 1" descr="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pic:cNvPicPr>
                      <a:picLocks noChangeAspect="1"/>
                    </pic:cNvPicPr>
                  </pic:nvPicPr>
                  <pic:blipFill>
                    <a:blip r:embed="rId16"/>
                    <a:stretch>
                      <a:fillRect/>
                    </a:stretch>
                  </pic:blipFill>
                  <pic:spPr>
                    <a:xfrm>
                      <a:off x="0" y="0"/>
                      <a:ext cx="2575257" cy="345854"/>
                    </a:xfrm>
                    <a:prstGeom prst="rect">
                      <a:avLst/>
                    </a:prstGeom>
                    <a:ln w="12700" cap="flat">
                      <a:noFill/>
                      <a:miter lim="400000"/>
                    </a:ln>
                    <a:effectLst/>
                  </pic:spPr>
                </pic:pic>
              </a:graphicData>
            </a:graphic>
          </wp:inline>
        </w:drawing>
      </w:r>
    </w:p>
    <w:p w14:paraId="001C1EB5" w14:textId="77777777" w:rsidR="00F7085F" w:rsidRDefault="00000000">
      <w:pPr>
        <w:pStyle w:val="BodyA"/>
        <w:spacing w:after="288" w:line="480" w:lineRule="auto"/>
        <w:rPr>
          <w:rStyle w:val="None"/>
        </w:rPr>
      </w:pPr>
      <w:r>
        <w:rPr>
          <w:rStyle w:val="None"/>
        </w:rPr>
        <w:t>As participants were instructed to choose the best options they could, the ground truth benchmark</w:t>
      </w:r>
      <w:r>
        <w:rPr>
          <w:rStyle w:val="None"/>
          <w:rFonts w:ascii="Arial Unicode MS" w:hAnsi="Arial Unicode MS"/>
          <w:rtl/>
          <w:lang w:val="ar-SA"/>
        </w:rPr>
        <w:t>’</w:t>
      </w:r>
      <w:r>
        <w:rPr>
          <w:rStyle w:val="None"/>
        </w:rPr>
        <w:t xml:space="preserve">s choices were always rewarded according to the value of the chosen option (i.e., the average rating that participant gave to the chosen value). </w:t>
      </w:r>
    </w:p>
    <w:p w14:paraId="51D2C60B" w14:textId="77777777" w:rsidR="00F7085F" w:rsidRDefault="00000000">
      <w:pPr>
        <w:pStyle w:val="BodyA"/>
        <w:spacing w:after="288" w:line="480" w:lineRule="auto"/>
        <w:ind w:firstLine="720"/>
        <w:rPr>
          <w:rStyle w:val="None"/>
        </w:rPr>
      </w:pPr>
      <w:r>
        <w:rPr>
          <w:rStyle w:val="None"/>
        </w:rPr>
        <w:t>The ground truth benchmark</w:t>
      </w:r>
      <w:r>
        <w:rPr>
          <w:rStyle w:val="None"/>
          <w:rFonts w:ascii="Arial Unicode MS" w:hAnsi="Arial Unicode MS"/>
          <w:rtl/>
          <w:lang w:val="ar-SA"/>
        </w:rPr>
        <w:t>’</w:t>
      </w:r>
      <w:r>
        <w:rPr>
          <w:rStyle w:val="None"/>
        </w:rPr>
        <w:t xml:space="preserve">s generating distribution, before any options are sampled, is assigned a prior mean </w:t>
      </w:r>
      <w:r>
        <w:rPr>
          <w:rStyle w:val="None"/>
          <w:i/>
          <w:iCs/>
        </w:rPr>
        <w:t>μ</w:t>
      </w:r>
      <w:r>
        <w:rPr>
          <w:rStyle w:val="None"/>
          <w:i/>
          <w:iCs/>
          <w:vertAlign w:val="subscript"/>
        </w:rPr>
        <w:t>0</w:t>
      </w:r>
      <w:r>
        <w:rPr>
          <w:rStyle w:val="None"/>
        </w:rPr>
        <w:t xml:space="preserve">, degrees of freedom </w:t>
      </w:r>
      <w:r>
        <w:rPr>
          <w:rStyle w:val="None"/>
          <w:i/>
          <w:iCs/>
        </w:rPr>
        <w:t>κ</w:t>
      </w:r>
      <w:r>
        <w:rPr>
          <w:rStyle w:val="None"/>
        </w:rPr>
        <w:t xml:space="preserve"> for that prior mean, a prior variance </w:t>
      </w:r>
      <w:r>
        <w:rPr>
          <w:rStyle w:val="None"/>
          <w:i/>
          <w:iCs/>
        </w:rPr>
        <w:t>σ</w:t>
      </w:r>
      <w:r>
        <w:rPr>
          <w:rStyle w:val="None"/>
          <w:vertAlign w:val="superscript"/>
        </w:rPr>
        <w:t>2</w:t>
      </w:r>
      <w:r>
        <w:rPr>
          <w:rStyle w:val="None"/>
          <w:vertAlign w:val="subscript"/>
        </w:rPr>
        <w:t>0</w:t>
      </w:r>
      <w:r>
        <w:rPr>
          <w:rStyle w:val="None"/>
        </w:rPr>
        <w:t xml:space="preserve">, and degrees of freedom </w:t>
      </w:r>
      <w:r>
        <w:rPr>
          <w:rStyle w:val="None"/>
          <w:i/>
          <w:iCs/>
        </w:rPr>
        <w:t>ν</w:t>
      </w:r>
      <w:r>
        <w:rPr>
          <w:rStyle w:val="None"/>
        </w:rPr>
        <w:t xml:space="preserve"> for that prior variance. </w:t>
      </w:r>
      <w:r>
        <w:rPr>
          <w:rStyle w:val="None"/>
          <w:i/>
          <w:iCs/>
        </w:rPr>
        <w:t>μ</w:t>
      </w:r>
      <w:r>
        <w:rPr>
          <w:rStyle w:val="None"/>
          <w:i/>
          <w:iCs/>
          <w:vertAlign w:val="subscript"/>
        </w:rPr>
        <w:t>0</w:t>
      </w:r>
      <w:r>
        <w:rPr>
          <w:rStyle w:val="None"/>
        </w:rPr>
        <w:t xml:space="preserve"> and </w:t>
      </w:r>
      <w:r>
        <w:rPr>
          <w:rStyle w:val="None"/>
          <w:i/>
          <w:iCs/>
        </w:rPr>
        <w:t>σ</w:t>
      </w:r>
      <w:r>
        <w:rPr>
          <w:rStyle w:val="None"/>
          <w:vertAlign w:val="superscript"/>
        </w:rPr>
        <w:t>2</w:t>
      </w:r>
      <w:r>
        <w:rPr>
          <w:rStyle w:val="None"/>
          <w:vertAlign w:val="subscript"/>
        </w:rPr>
        <w:t xml:space="preserve">0 </w:t>
      </w:r>
      <w:r>
        <w:rPr>
          <w:rStyle w:val="None"/>
        </w:rPr>
        <w:t xml:space="preserve">were fixed to the mean and variance of the phase 1 rating distribution. The ground truth benchmark then uses Bayes rule to update </w:t>
      </w:r>
      <w:r>
        <w:rPr>
          <w:rStyle w:val="None"/>
          <w:i/>
          <w:iCs/>
        </w:rPr>
        <w:t>μ</w:t>
      </w:r>
      <w:r>
        <w:rPr>
          <w:rStyle w:val="None"/>
          <w:i/>
          <w:iCs/>
          <w:vertAlign w:val="subscript"/>
        </w:rPr>
        <w:t>0</w:t>
      </w:r>
      <w:r>
        <w:rPr>
          <w:rStyle w:val="None"/>
        </w:rPr>
        <w:t xml:space="preserve"> and </w:t>
      </w:r>
      <w:r>
        <w:rPr>
          <w:rStyle w:val="None"/>
          <w:i/>
          <w:iCs/>
        </w:rPr>
        <w:t>σ</w:t>
      </w:r>
      <w:r>
        <w:rPr>
          <w:rStyle w:val="None"/>
          <w:vertAlign w:val="superscript"/>
        </w:rPr>
        <w:t>2</w:t>
      </w:r>
      <w:r>
        <w:rPr>
          <w:rStyle w:val="None"/>
          <w:vertAlign w:val="subscript"/>
        </w:rPr>
        <w:t>0</w:t>
      </w:r>
      <w:r>
        <w:rPr>
          <w:rStyle w:val="None"/>
        </w:rPr>
        <w:t xml:space="preserve"> upon experiencing each new option value in each sequence. </w:t>
      </w:r>
    </w:p>
    <w:p w14:paraId="1E0467FF" w14:textId="77777777" w:rsidR="00F7085F" w:rsidRDefault="00000000">
      <w:pPr>
        <w:pStyle w:val="BodyA"/>
        <w:spacing w:after="288" w:line="480" w:lineRule="auto"/>
        <w:rPr>
          <w:rStyle w:val="None"/>
        </w:rPr>
      </w:pPr>
      <w:r>
        <w:rPr>
          <w:rStyle w:val="None"/>
        </w:rPr>
        <w:lastRenderedPageBreak/>
        <w:t>Fitted models</w:t>
      </w:r>
    </w:p>
    <w:p w14:paraId="2A1654E4" w14:textId="77777777" w:rsidR="00F7085F" w:rsidRDefault="00000000">
      <w:pPr>
        <w:pStyle w:val="BodyA"/>
        <w:spacing w:after="288" w:line="480" w:lineRule="auto"/>
        <w:rPr>
          <w:rStyle w:val="None"/>
        </w:rPr>
      </w:pPr>
      <w:r>
        <w:rPr>
          <w:rStyle w:val="None"/>
        </w:rPr>
        <w:tab/>
        <w:t xml:space="preserve">A theoretically motivated and psychologically interpretable free parameter was fit for each model. For the cut off model, we fit the cut off value, </w:t>
      </w:r>
      <w:proofErr w:type="spellStart"/>
      <w:r>
        <w:rPr>
          <w:rStyle w:val="None"/>
        </w:rPr>
        <w:t>initialising</w:t>
      </w:r>
      <w:proofErr w:type="spellEnd"/>
      <w:r>
        <w:rPr>
          <w:rStyle w:val="None"/>
        </w:rPr>
        <w:t xml:space="preserve">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Pr>
          <w:rStyle w:val="None"/>
          <w:i/>
          <w:iCs/>
        </w:rPr>
        <w:t>e</w:t>
      </w:r>
      <w:r>
        <w:rPr>
          <w:rStyle w:val="None"/>
        </w:rPr>
        <w:t xml:space="preserve"> ≈ 37% through the sequence, which approximates sequence position 3 for our 8 option sequences. For the cost to sample model, we fitted the free cost to sample parameter, </w:t>
      </w:r>
      <w:proofErr w:type="spellStart"/>
      <w:r>
        <w:rPr>
          <w:rStyle w:val="None"/>
        </w:rPr>
        <w:t>initialised</w:t>
      </w:r>
      <w:proofErr w:type="spellEnd"/>
      <w:r>
        <w:rPr>
          <w:rStyle w:val="None"/>
        </w:rPr>
        <w:t xml:space="preserve"> it to its ground truth value 0 and </w:t>
      </w:r>
      <w:proofErr w:type="gramStart"/>
      <w:r>
        <w:rPr>
          <w:rStyle w:val="None"/>
        </w:rPr>
        <w:t>bounded</w:t>
      </w:r>
      <w:proofErr w:type="gramEnd"/>
      <w:r>
        <w:rPr>
          <w:rStyle w:val="None"/>
        </w:rPr>
        <w:t xml:space="preserve"> it between -100 and 100. To maintain continuity with the more traditional use of “cost to sample” as the name of this model quantity (e.g., Costa &amp; Averbeck, 2015), we will retain our previously-used name “cost to sample model” (van de Wouw et al., 2024), even though “reward to sample” </w:t>
      </w:r>
      <w:commentRangeStart w:id="47"/>
      <w:r>
        <w:rPr>
          <w:rStyle w:val="None"/>
        </w:rPr>
        <w:t>might appear to be more apt a description, as this model would explain long searches in terms of sampling being intrinsically rewarding</w:t>
      </w:r>
      <w:commentRangeEnd w:id="47"/>
      <w:r>
        <w:commentReference w:id="47"/>
      </w:r>
      <w:r>
        <w:rPr>
          <w:rStyle w:val="None"/>
        </w:rPr>
        <w:t xml:space="preserve">. For the biased prior model, we fit a constant added to the prior mean </w:t>
      </w:r>
      <w:r>
        <w:rPr>
          <w:rStyle w:val="None"/>
          <w:i/>
          <w:iCs/>
        </w:rPr>
        <w:t>μ</w:t>
      </w:r>
      <w:r>
        <w:rPr>
          <w:rStyle w:val="None"/>
          <w:i/>
          <w:iCs/>
          <w:vertAlign w:val="subscript"/>
        </w:rPr>
        <w:t>0</w:t>
      </w:r>
      <w:r>
        <w:rPr>
          <w:rStyle w:val="None"/>
        </w:rPr>
        <w:t xml:space="preserve">, </w:t>
      </w:r>
      <w:proofErr w:type="spellStart"/>
      <w:r>
        <w:rPr>
          <w:rStyle w:val="None"/>
        </w:rPr>
        <w:t>initialising</w:t>
      </w:r>
      <w:proofErr w:type="spellEnd"/>
      <w:r>
        <w:rPr>
          <w:rStyle w:val="None"/>
        </w:rPr>
        <w:t xml:space="preserve"> this constant to its ground truth value of 0 and bounded it between -100 and 100. All models additionally included the </w:t>
      </w:r>
      <w:proofErr w:type="spellStart"/>
      <w:r>
        <w:rPr>
          <w:rStyle w:val="None"/>
        </w:rPr>
        <w:t>Softmax</w:t>
      </w:r>
      <w:proofErr w:type="spellEnd"/>
      <w:r>
        <w:rPr>
          <w:rStyle w:val="None"/>
        </w:rPr>
        <w:t xml:space="preserve"> inverse temperature parameter </w:t>
      </w:r>
      <w:r>
        <w:rPr>
          <w:rStyle w:val="None"/>
          <w:i/>
          <w:iCs/>
        </w:rPr>
        <w:t>β</w:t>
      </w:r>
      <w:r>
        <w:rPr>
          <w:rStyle w:val="None"/>
        </w:rPr>
        <w:t xml:space="preserve"> as a free parameter. During fitting, </w:t>
      </w:r>
      <w:r>
        <w:rPr>
          <w:rStyle w:val="None"/>
          <w:i/>
          <w:iCs/>
        </w:rPr>
        <w:t>β</w:t>
      </w:r>
      <w:r>
        <w:rPr>
          <w:rStyle w:val="None"/>
        </w:rPr>
        <w:t xml:space="preserve"> had an initial value of 1 and was bounded between 0 and 100. Quality of model fit, in the form of the negative log likelihood, summed over each participants’</w:t>
      </w:r>
      <w:r>
        <w:rPr>
          <w:rStyle w:val="None"/>
          <w:rFonts w:ascii="Arial Unicode MS" w:hAnsi="Arial Unicode MS"/>
          <w:rtl/>
          <w:lang w:val="ar-SA"/>
        </w:rPr>
        <w:t xml:space="preserve"> </w:t>
      </w:r>
      <w:r>
        <w:rPr>
          <w:rStyle w:val="None"/>
        </w:rPr>
        <w:t xml:space="preserve">choices, was derived using probabilities computed from action values passed through the </w:t>
      </w:r>
      <w:proofErr w:type="spellStart"/>
      <w:r>
        <w:rPr>
          <w:rStyle w:val="None"/>
        </w:rPr>
        <w:t>Softmax</w:t>
      </w:r>
      <w:proofErr w:type="spellEnd"/>
      <w:r>
        <w:rPr>
          <w:rStyle w:val="None"/>
        </w:rPr>
        <w:t xml:space="preserve"> function. We used </w:t>
      </w:r>
      <w:proofErr w:type="spellStart"/>
      <w:r>
        <w:rPr>
          <w:rStyle w:val="None"/>
        </w:rPr>
        <w:t>fminsearchbnd.m</w:t>
      </w:r>
      <w:proofErr w:type="spellEnd"/>
      <w:r>
        <w:rPr>
          <w:rStyle w:val="None"/>
        </w:rPr>
        <w:t xml:space="preserve"> in MATLAB (</w:t>
      </w:r>
      <w:proofErr w:type="spellStart"/>
      <w:r>
        <w:rPr>
          <w:rStyle w:val="None"/>
        </w:rPr>
        <w:t>Mathworks</w:t>
      </w:r>
      <w:proofErr w:type="spellEnd"/>
      <w:r>
        <w:rPr>
          <w:rStyle w:val="None"/>
        </w:rPr>
        <w:t xml:space="preserve">, Natick MA) for fitting. Parameter and model recovery </w:t>
      </w:r>
      <w:proofErr w:type="gramStart"/>
      <w:r>
        <w:rPr>
          <w:rStyle w:val="None"/>
        </w:rPr>
        <w:t>is</w:t>
      </w:r>
      <w:proofErr w:type="gramEnd"/>
      <w:r>
        <w:rPr>
          <w:rStyle w:val="None"/>
        </w:rPr>
        <w:t xml:space="preserve"> reported in the Supplementary Materials and Figures S1-S4. We computed two metrics for purposes of model comparison. First, we submitted individual participant Bayesian information criterion (BIC) values to Bayesian </w:t>
      </w:r>
      <w:r>
        <w:rPr>
          <w:rStyle w:val="None"/>
          <w:i/>
          <w:iCs/>
        </w:rPr>
        <w:t>t</w:t>
      </w:r>
      <w:r>
        <w:rPr>
          <w:rStyle w:val="None"/>
        </w:rPr>
        <w:t xml:space="preserve">-tests (computing as described above for sampling rate comparisons), which </w:t>
      </w:r>
      <w:proofErr w:type="gramStart"/>
      <w:r>
        <w:rPr>
          <w:rStyle w:val="None"/>
        </w:rPr>
        <w:t>involves</w:t>
      </w:r>
      <w:proofErr w:type="gramEnd"/>
      <w:r>
        <w:rPr>
          <w:rStyle w:val="None"/>
        </w:rPr>
        <w:t xml:space="preserve"> computing Bayes factors </w:t>
      </w:r>
      <w:r>
        <w:rPr>
          <w:rStyle w:val="None"/>
          <w:i/>
          <w:iCs/>
        </w:rPr>
        <w:t>BF</w:t>
      </w:r>
      <w:r>
        <w:rPr>
          <w:rStyle w:val="None"/>
          <w:i/>
          <w:iCs/>
          <w:vertAlign w:val="subscript"/>
        </w:rPr>
        <w:t>10</w:t>
      </w:r>
      <w:r>
        <w:rPr>
          <w:rStyle w:val="None"/>
        </w:rPr>
        <w:t xml:space="preserve">, to test for mean differences in BIC between pairs of models. Second, we determined which model had the best BIC for </w:t>
      </w:r>
      <w:proofErr w:type="gramStart"/>
      <w:r>
        <w:rPr>
          <w:rStyle w:val="None"/>
        </w:rPr>
        <w:t>the most</w:t>
      </w:r>
      <w:proofErr w:type="gramEnd"/>
      <w:r>
        <w:rPr>
          <w:rStyle w:val="None"/>
        </w:rPr>
        <w:t xml:space="preserve"> participants. </w:t>
      </w:r>
    </w:p>
    <w:p w14:paraId="35C36B99" w14:textId="77777777" w:rsidR="00F7085F" w:rsidRDefault="00000000">
      <w:pPr>
        <w:pStyle w:val="BodyA"/>
        <w:spacing w:after="288" w:line="480" w:lineRule="auto"/>
      </w:pPr>
      <w:r>
        <w:rPr>
          <w:rStyle w:val="None"/>
          <w:rFonts w:ascii="Arial Unicode MS" w:eastAsia="Arial Unicode MS" w:hAnsi="Arial Unicode MS" w:cs="Arial Unicode MS"/>
        </w:rPr>
        <w:lastRenderedPageBreak/>
        <w:br w:type="page"/>
      </w:r>
    </w:p>
    <w:p w14:paraId="25038BF9" w14:textId="77777777" w:rsidR="00F7085F" w:rsidRDefault="00000000">
      <w:pPr>
        <w:pStyle w:val="BodyA"/>
        <w:spacing w:after="288" w:line="480" w:lineRule="auto"/>
        <w:rPr>
          <w:rStyle w:val="None"/>
        </w:rPr>
      </w:pPr>
      <w:r>
        <w:rPr>
          <w:rStyle w:val="None"/>
        </w:rPr>
        <w:lastRenderedPageBreak/>
        <w:t>Results</w:t>
      </w:r>
    </w:p>
    <w:p w14:paraId="141D9C90" w14:textId="77777777" w:rsidR="00F7085F" w:rsidRDefault="00000000">
      <w:pPr>
        <w:pStyle w:val="BodyA"/>
        <w:spacing w:after="288" w:line="480" w:lineRule="auto"/>
        <w:ind w:firstLine="720"/>
        <w:rPr>
          <w:rStyle w:val="None"/>
        </w:rPr>
      </w:pPr>
      <w:r>
        <w:rPr>
          <w:rStyle w:val="None"/>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4F0BF044" w14:textId="77777777" w:rsidR="00F7085F" w:rsidRDefault="00000000">
      <w:pPr>
        <w:pStyle w:val="BodyA"/>
        <w:spacing w:after="288" w:line="480" w:lineRule="auto"/>
        <w:ind w:firstLine="720"/>
        <w:rPr>
          <w:rStyle w:val="None"/>
        </w:rPr>
      </w:pPr>
      <w:r>
        <w:rPr>
          <w:rStyle w:val="None"/>
        </w:rPr>
        <w:t xml:space="preserve">The analysis of these three datasets reproduced those in Furl and colleagues (2019) and van de Wouw and colleagues (2022) </w:t>
      </w:r>
      <w:proofErr w:type="gramStart"/>
      <w:r>
        <w:rPr>
          <w:rStyle w:val="None"/>
        </w:rPr>
        <w:t>and  replicated</w:t>
      </w:r>
      <w:proofErr w:type="gramEnd"/>
      <w:r>
        <w:rPr>
          <w:rStyle w:val="None"/>
        </w:rPr>
        <w:t xml:space="preserve"> each other, in the sense that participants sampled more than the ground truth benchmark (Figure 1 top row, black and grey bars and points). Indeed, we found significant main effects of Agent in all three datasets: facial attractiveness dataset 1 </w:t>
      </w:r>
      <w:r>
        <w:rPr>
          <w:rStyle w:val="None"/>
          <w:i/>
          <w:iCs/>
        </w:rPr>
        <w:t>F</w:t>
      </w:r>
      <w:r>
        <w:rPr>
          <w:rStyle w:val="None"/>
        </w:rPr>
        <w:t xml:space="preserve">(4, 76) = 115.82, </w:t>
      </w:r>
      <w:r>
        <w:rPr>
          <w:rStyle w:val="None"/>
          <w:i/>
          <w:iCs/>
        </w:rPr>
        <w:t>p</w:t>
      </w:r>
      <w:r>
        <w:rPr>
          <w:rStyle w:val="None"/>
        </w:rPr>
        <w:t xml:space="preserve"> &lt; .001, </w:t>
      </w:r>
      <w:r>
        <w:rPr>
          <w:rStyle w:val="None"/>
          <w:i/>
          <w:iCs/>
        </w:rPr>
        <w:t xml:space="preserve">η² </w:t>
      </w:r>
      <w:r>
        <w:rPr>
          <w:rStyle w:val="None"/>
        </w:rPr>
        <w:t xml:space="preserve">= .86, facial attractiveness dataset 2 </w:t>
      </w:r>
      <w:r>
        <w:rPr>
          <w:rStyle w:val="None"/>
          <w:i/>
          <w:iCs/>
        </w:rPr>
        <w:t>F</w:t>
      </w:r>
      <w:r>
        <w:rPr>
          <w:rStyle w:val="None"/>
        </w:rPr>
        <w:t xml:space="preserve">(4, 296) = 54.49, </w:t>
      </w:r>
      <w:r>
        <w:rPr>
          <w:rStyle w:val="None"/>
          <w:i/>
          <w:iCs/>
        </w:rPr>
        <w:t>p</w:t>
      </w:r>
      <w:r>
        <w:rPr>
          <w:rStyle w:val="None"/>
        </w:rPr>
        <w:t xml:space="preserve"> &lt; .001, </w:t>
      </w:r>
      <w:r>
        <w:rPr>
          <w:rStyle w:val="None"/>
          <w:i/>
          <w:iCs/>
        </w:rPr>
        <w:t>η²</w:t>
      </w:r>
      <w:r>
        <w:rPr>
          <w:rStyle w:val="None"/>
        </w:rPr>
        <w:t xml:space="preserve"> = .42 and facial attractiveness dataset 3 </w:t>
      </w:r>
      <w:r>
        <w:rPr>
          <w:rStyle w:val="None"/>
          <w:i/>
          <w:iCs/>
        </w:rPr>
        <w:t>F</w:t>
      </w:r>
      <w:r>
        <w:rPr>
          <w:rStyle w:val="None"/>
        </w:rPr>
        <w:t xml:space="preserve">(4, 124) = 29.35, </w:t>
      </w:r>
      <w:r>
        <w:rPr>
          <w:rStyle w:val="None"/>
          <w:i/>
          <w:iCs/>
        </w:rPr>
        <w:t>p</w:t>
      </w:r>
      <w:r>
        <w:rPr>
          <w:rStyle w:val="None"/>
        </w:rPr>
        <w:t xml:space="preserve"> &lt; .001, </w:t>
      </w:r>
      <w:r>
        <w:rPr>
          <w:rStyle w:val="None"/>
          <w:i/>
          <w:iCs/>
        </w:rPr>
        <w:t>η²</w:t>
      </w:r>
      <w:r>
        <w:rPr>
          <w:rStyle w:val="None"/>
        </w:rPr>
        <w:t xml:space="preserve"> = .46. Bayesian pairwise test results are shown in Figure 1, top row. Generally, predictive checks on the sampling rate show that all the fitted models could approximately reproduce participants’ sampling rates to some degree, though the cut off model appears to underestimate participants’ sampling slightly.</w:t>
      </w:r>
    </w:p>
    <w:p w14:paraId="180D4423" w14:textId="77777777" w:rsidR="00F7085F" w:rsidRDefault="00000000">
      <w:pPr>
        <w:pStyle w:val="BodyA"/>
        <w:spacing w:after="288" w:line="480" w:lineRule="auto"/>
        <w:ind w:firstLine="720"/>
        <w:rPr>
          <w:rStyle w:val="None"/>
        </w:rPr>
      </w:pPr>
      <w:r>
        <w:rPr>
          <w:rStyle w:val="None"/>
        </w:rPr>
        <w:t xml:space="preserve">For average model fit (BIC), the models showed a significant main effect in all three datasets: facial attractiveness dataset 1 </w:t>
      </w:r>
      <w:r>
        <w:rPr>
          <w:rStyle w:val="None"/>
          <w:i/>
          <w:iCs/>
        </w:rPr>
        <w:t>F</w:t>
      </w:r>
      <w:r>
        <w:rPr>
          <w:rStyle w:val="None"/>
        </w:rPr>
        <w:t xml:space="preserve">(2, 38) = 55.23, </w:t>
      </w:r>
      <w:r>
        <w:rPr>
          <w:rStyle w:val="None"/>
          <w:i/>
          <w:iCs/>
        </w:rPr>
        <w:t>p</w:t>
      </w:r>
      <w:r>
        <w:rPr>
          <w:rStyle w:val="None"/>
        </w:rPr>
        <w:t xml:space="preserve"> &lt; .001, </w:t>
      </w:r>
      <w:r>
        <w:rPr>
          <w:rStyle w:val="None"/>
          <w:i/>
          <w:iCs/>
        </w:rPr>
        <w:t>η²</w:t>
      </w:r>
      <w:r>
        <w:rPr>
          <w:rStyle w:val="None"/>
        </w:rPr>
        <w:t xml:space="preserve"> = .74, facial attractiveness dataset 2 </w:t>
      </w:r>
      <w:r>
        <w:rPr>
          <w:rStyle w:val="None"/>
          <w:i/>
          <w:iCs/>
        </w:rPr>
        <w:t>F</w:t>
      </w:r>
      <w:r>
        <w:rPr>
          <w:rStyle w:val="None"/>
        </w:rPr>
        <w:t xml:space="preserve">(2, 148) = 63.83, </w:t>
      </w:r>
      <w:r>
        <w:rPr>
          <w:rStyle w:val="None"/>
          <w:i/>
          <w:iCs/>
        </w:rPr>
        <w:t>p</w:t>
      </w:r>
      <w:r>
        <w:rPr>
          <w:rStyle w:val="None"/>
        </w:rPr>
        <w:t xml:space="preserve"> &lt; .001, </w:t>
      </w:r>
      <w:r>
        <w:rPr>
          <w:rStyle w:val="None"/>
          <w:i/>
          <w:iCs/>
        </w:rPr>
        <w:t>η²</w:t>
      </w:r>
      <w:r>
        <w:rPr>
          <w:rStyle w:val="None"/>
        </w:rPr>
        <w:t xml:space="preserve"> = .46 and facial attractiveness dataset 3 </w:t>
      </w:r>
      <w:r>
        <w:rPr>
          <w:rStyle w:val="None"/>
          <w:i/>
          <w:iCs/>
        </w:rPr>
        <w:t>F</w:t>
      </w:r>
      <w:r>
        <w:rPr>
          <w:rStyle w:val="None"/>
        </w:rPr>
        <w:t>(2, 62) = 13.80,</w:t>
      </w:r>
      <w:r>
        <w:rPr>
          <w:rStyle w:val="None"/>
          <w:i/>
          <w:iCs/>
        </w:rPr>
        <w:t xml:space="preserve"> p</w:t>
      </w:r>
      <w:r>
        <w:rPr>
          <w:rStyle w:val="None"/>
        </w:rPr>
        <w:t xml:space="preserve"> &lt; .001, </w:t>
      </w:r>
      <w:r>
        <w:rPr>
          <w:rStyle w:val="None"/>
          <w:i/>
          <w:iCs/>
        </w:rPr>
        <w:t>η²</w:t>
      </w:r>
      <w:r>
        <w:rPr>
          <w:rStyle w:val="None"/>
        </w:rPr>
        <w:t xml:space="preserve"> = .31. Pairwise Bayesian tests are shown in Figure 1, </w:t>
      </w:r>
      <w:proofErr w:type="spellStart"/>
      <w:r>
        <w:rPr>
          <w:rStyle w:val="None"/>
        </w:rPr>
        <w:t>centre</w:t>
      </w:r>
      <w:proofErr w:type="spellEnd"/>
      <w:r>
        <w:rPr>
          <w:rStyle w:val="None"/>
        </w:rPr>
        <w:t xml:space="preserve"> row. The biased prior model was superior to the other two models in facial attractiveness datasets 1 and 3, and it shared superiority with the cost to sample model over the cut off heuristic in facial attractiveness dataset 3. </w:t>
      </w:r>
    </w:p>
    <w:p w14:paraId="4FFBA79D" w14:textId="77777777" w:rsidR="00F7085F" w:rsidRDefault="00000000">
      <w:pPr>
        <w:pStyle w:val="BodyA"/>
        <w:spacing w:after="288" w:line="480" w:lineRule="auto"/>
        <w:ind w:firstLine="720"/>
        <w:rPr>
          <w:rStyle w:val="None"/>
        </w:rPr>
      </w:pPr>
      <w:r>
        <w:rPr>
          <w:rStyle w:val="None"/>
        </w:rPr>
        <w:t xml:space="preserve">The distribution of frequencies of best-fit participants deviated from chance in all three datasets, all with “large” effect sizes (i.e., Cohen's </w:t>
      </w:r>
      <w:r>
        <w:rPr>
          <w:rStyle w:val="None"/>
          <w:i/>
          <w:iCs/>
        </w:rPr>
        <w:t>w</w:t>
      </w:r>
      <w:r>
        <w:rPr>
          <w:rStyle w:val="None"/>
        </w:rPr>
        <w:t xml:space="preserve"> &gt; .</w:t>
      </w:r>
      <w:proofErr w:type="gramStart"/>
      <w:r>
        <w:rPr>
          <w:rStyle w:val="None"/>
        </w:rPr>
        <w:t>5)(</w:t>
      </w:r>
      <w:proofErr w:type="gramEnd"/>
      <w:r>
        <w:rPr>
          <w:rStyle w:val="None"/>
        </w:rPr>
        <w:t xml:space="preserve">Cohen, 1988): facial attractiveness dataset 1 </w:t>
      </w:r>
      <w:r>
        <w:rPr>
          <w:rStyle w:val="None"/>
          <w:i/>
          <w:iCs/>
        </w:rPr>
        <w:t>χ</w:t>
      </w:r>
      <w:proofErr w:type="gramStart"/>
      <w:r>
        <w:rPr>
          <w:rStyle w:val="None"/>
          <w:i/>
          <w:iCs/>
        </w:rPr>
        <w:t>²</w:t>
      </w:r>
      <w:r>
        <w:rPr>
          <w:rStyle w:val="None"/>
        </w:rPr>
        <w:t>(</w:t>
      </w:r>
      <w:proofErr w:type="gramEnd"/>
      <w:r>
        <w:rPr>
          <w:rStyle w:val="None"/>
        </w:rPr>
        <w:t xml:space="preserve">2) = 34.3, </w:t>
      </w:r>
      <w:r>
        <w:rPr>
          <w:rStyle w:val="None"/>
          <w:i/>
          <w:iCs/>
        </w:rPr>
        <w:t>p</w:t>
      </w:r>
      <w:r>
        <w:rPr>
          <w:rStyle w:val="None"/>
        </w:rPr>
        <w:t xml:space="preserve"> &lt; .001. Cohen’s </w:t>
      </w:r>
      <w:r>
        <w:rPr>
          <w:rStyle w:val="None"/>
          <w:i/>
          <w:iCs/>
        </w:rPr>
        <w:t>w</w:t>
      </w:r>
      <w:r>
        <w:rPr>
          <w:rStyle w:val="None"/>
        </w:rPr>
        <w:t xml:space="preserve"> </w:t>
      </w:r>
      <w:proofErr w:type="gramStart"/>
      <w:r>
        <w:rPr>
          <w:rStyle w:val="None"/>
        </w:rPr>
        <w:t>=  1.31</w:t>
      </w:r>
      <w:proofErr w:type="gramEnd"/>
      <w:r>
        <w:rPr>
          <w:rStyle w:val="None"/>
        </w:rPr>
        <w:t xml:space="preserve">, facial attractiveness dataset 2 </w:t>
      </w:r>
      <w:r>
        <w:rPr>
          <w:rStyle w:val="None"/>
          <w:i/>
          <w:iCs/>
        </w:rPr>
        <w:t>χ</w:t>
      </w:r>
      <w:proofErr w:type="gramStart"/>
      <w:r>
        <w:rPr>
          <w:rStyle w:val="None"/>
          <w:i/>
          <w:iCs/>
        </w:rPr>
        <w:t>²</w:t>
      </w:r>
      <w:r>
        <w:rPr>
          <w:rStyle w:val="None"/>
        </w:rPr>
        <w:t>(</w:t>
      </w:r>
      <w:proofErr w:type="gramEnd"/>
      <w:r>
        <w:rPr>
          <w:rStyle w:val="None"/>
        </w:rPr>
        <w:t xml:space="preserve">2) = 44.24, </w:t>
      </w:r>
      <w:r>
        <w:rPr>
          <w:rStyle w:val="None"/>
          <w:i/>
          <w:iCs/>
        </w:rPr>
        <w:t>p</w:t>
      </w:r>
      <w:r>
        <w:rPr>
          <w:rStyle w:val="None"/>
        </w:rPr>
        <w:t xml:space="preserve"> &lt; .001. </w:t>
      </w:r>
      <w:r>
        <w:rPr>
          <w:rStyle w:val="None"/>
        </w:rPr>
        <w:lastRenderedPageBreak/>
        <w:t xml:space="preserve">Cohen’s </w:t>
      </w:r>
      <w:r>
        <w:rPr>
          <w:rStyle w:val="None"/>
          <w:i/>
          <w:iCs/>
        </w:rPr>
        <w:t>w</w:t>
      </w:r>
      <w:r>
        <w:rPr>
          <w:rStyle w:val="None"/>
        </w:rPr>
        <w:t xml:space="preserve"> </w:t>
      </w:r>
      <w:proofErr w:type="gramStart"/>
      <w:r>
        <w:rPr>
          <w:rStyle w:val="None"/>
        </w:rPr>
        <w:t>=  .</w:t>
      </w:r>
      <w:proofErr w:type="gramEnd"/>
      <w:r>
        <w:rPr>
          <w:rStyle w:val="None"/>
        </w:rPr>
        <w:t xml:space="preserve">77 and facial attractiveness dataset 3 </w:t>
      </w:r>
      <w:r>
        <w:rPr>
          <w:rStyle w:val="None"/>
          <w:i/>
          <w:iCs/>
        </w:rPr>
        <w:t>χ</w:t>
      </w:r>
      <w:proofErr w:type="gramStart"/>
      <w:r>
        <w:rPr>
          <w:rStyle w:val="None"/>
          <w:i/>
          <w:iCs/>
        </w:rPr>
        <w:t>²</w:t>
      </w:r>
      <w:r>
        <w:rPr>
          <w:rStyle w:val="None"/>
        </w:rPr>
        <w:t>(</w:t>
      </w:r>
      <w:proofErr w:type="gramEnd"/>
      <w:r>
        <w:rPr>
          <w:rStyle w:val="None"/>
        </w:rPr>
        <w:t xml:space="preserve">2) = 10.19, </w:t>
      </w:r>
      <w:r>
        <w:rPr>
          <w:rStyle w:val="None"/>
          <w:i/>
          <w:iCs/>
        </w:rPr>
        <w:t xml:space="preserve">p </w:t>
      </w:r>
      <w:r>
        <w:rPr>
          <w:rStyle w:val="None"/>
        </w:rPr>
        <w:t xml:space="preserve">= .01. Cohen’s </w:t>
      </w:r>
      <w:r>
        <w:rPr>
          <w:rStyle w:val="None"/>
          <w:i/>
          <w:iCs/>
        </w:rPr>
        <w:t>w</w:t>
      </w:r>
      <w:r>
        <w:rPr>
          <w:rStyle w:val="None"/>
        </w:rPr>
        <w:t xml:space="preserve"> </w:t>
      </w:r>
      <w:proofErr w:type="gramStart"/>
      <w:r>
        <w:rPr>
          <w:rStyle w:val="None"/>
        </w:rPr>
        <w:t>=  .</w:t>
      </w:r>
      <w:proofErr w:type="gramEnd"/>
      <w:r>
        <w:rPr>
          <w:rStyle w:val="None"/>
        </w:rPr>
        <w:t xml:space="preserve">56. The biased prior model appeared superior in fitting participants for all three datasets. </w:t>
      </w:r>
    </w:p>
    <w:p w14:paraId="045A1505" w14:textId="77777777" w:rsidR="00F7085F" w:rsidRDefault="00F7085F">
      <w:pPr>
        <w:pStyle w:val="BodyA"/>
        <w:spacing w:after="288" w:line="480" w:lineRule="auto"/>
        <w:ind w:firstLine="720"/>
        <w:rPr>
          <w:rStyle w:val="None"/>
        </w:rPr>
      </w:pPr>
    </w:p>
    <w:p w14:paraId="0EE51246" w14:textId="77777777" w:rsidR="00F7085F" w:rsidRDefault="00F7085F">
      <w:pPr>
        <w:pStyle w:val="BodyA"/>
        <w:spacing w:after="288" w:line="480" w:lineRule="auto"/>
        <w:rPr>
          <w:rStyle w:val="None"/>
        </w:rPr>
      </w:pPr>
    </w:p>
    <w:p w14:paraId="04FAB66A" w14:textId="77777777" w:rsidR="00F7085F" w:rsidRDefault="00000000">
      <w:pPr>
        <w:pStyle w:val="BodyA"/>
        <w:spacing w:line="480" w:lineRule="auto"/>
      </w:pPr>
      <w:r>
        <w:rPr>
          <w:rStyle w:val="None"/>
          <w:rFonts w:ascii="Arial Unicode MS" w:eastAsia="Arial Unicode MS" w:hAnsi="Arial Unicode MS" w:cs="Arial Unicode MS"/>
        </w:rPr>
        <w:br w:type="page"/>
      </w:r>
    </w:p>
    <w:p w14:paraId="2134AFB7" w14:textId="77777777" w:rsidR="00F7085F" w:rsidRDefault="00000000">
      <w:pPr>
        <w:pStyle w:val="BodyA"/>
        <w:spacing w:after="288" w:line="480" w:lineRule="auto"/>
        <w:rPr>
          <w:rStyle w:val="None"/>
        </w:rPr>
      </w:pPr>
      <w:r>
        <w:rPr>
          <w:rStyle w:val="None"/>
          <w:noProof/>
        </w:rPr>
        <w:lastRenderedPageBreak/>
        <mc:AlternateContent>
          <mc:Choice Requires="wpg">
            <w:drawing>
              <wp:anchor distT="0" distB="0" distL="0" distR="0" simplePos="0" relativeHeight="251661312" behindDoc="0" locked="0" layoutInCell="1" allowOverlap="1" wp14:anchorId="362AFA1B" wp14:editId="29C9B434">
                <wp:simplePos x="0" y="0"/>
                <wp:positionH relativeFrom="column">
                  <wp:posOffset>0</wp:posOffset>
                </wp:positionH>
                <wp:positionV relativeFrom="line">
                  <wp:posOffset>0</wp:posOffset>
                </wp:positionV>
                <wp:extent cx="5727700" cy="6865619"/>
                <wp:effectExtent l="0" t="0" r="0" b="0"/>
                <wp:wrapNone/>
                <wp:docPr id="1073741833" name="officeArt object" descr="Group 18"/>
                <wp:cNvGraphicFramePr/>
                <a:graphic xmlns:a="http://schemas.openxmlformats.org/drawingml/2006/main">
                  <a:graphicData uri="http://schemas.microsoft.com/office/word/2010/wordprocessingGroup">
                    <wpg:wgp>
                      <wpg:cNvGrpSpPr/>
                      <wpg:grpSpPr>
                        <a:xfrm>
                          <a:off x="0" y="0"/>
                          <a:ext cx="5727700" cy="6865619"/>
                          <a:chOff x="0" y="0"/>
                          <a:chExt cx="5727700" cy="6865618"/>
                        </a:xfrm>
                      </wpg:grpSpPr>
                      <wps:wsp>
                        <wps:cNvPr id="1073741831" name="Text Box 2"/>
                        <wps:cNvSpPr txBox="1"/>
                        <wps:spPr>
                          <a:xfrm>
                            <a:off x="144779" y="4792978"/>
                            <a:ext cx="5562601" cy="2072641"/>
                          </a:xfrm>
                          <a:prstGeom prst="rect">
                            <a:avLst/>
                          </a:prstGeom>
                          <a:solidFill>
                            <a:srgbClr val="FFFFFF"/>
                          </a:solidFill>
                          <a:ln w="9525" cap="flat">
                            <a:solidFill>
                              <a:srgbClr val="000000"/>
                            </a:solidFill>
                            <a:prstDash val="solid"/>
                            <a:miter lim="800000"/>
                          </a:ln>
                          <a:effectLst/>
                        </wps:spPr>
                        <wps:txbx>
                          <w:txbxContent>
                            <w:p w14:paraId="7E0C5C58" w14:textId="77777777" w:rsidR="00F7085F" w:rsidRDefault="00000000">
                              <w:pPr>
                                <w:pStyle w:val="BodyAA"/>
                                <w:rPr>
                                  <w:sz w:val="20"/>
                                </w:rPr>
                              </w:pPr>
                              <w:r>
                                <w:rPr>
                                  <w:rStyle w:val="None"/>
                                </w:rPr>
                                <w:t xml:space="preserve">Figure 1. Human sampling performance and model comparison for facial attractiveness datasets 1 (left column), 2 (centre column) and 3 (right column). Points in the first and second rows show data corresponding to individual participants, while bars show their mean values. In the first row, human data are connected to other agents’ data by thick grey horizontal lines if </w:t>
                              </w:r>
                              <w:r>
                                <w:rPr>
                                  <w:rStyle w:val="None"/>
                                  <w:i/>
                                  <w:iCs/>
                                </w:rPr>
                                <w:t>BF</w:t>
                              </w:r>
                              <w:r>
                                <w:rPr>
                                  <w:rStyle w:val="None"/>
                                  <w:i/>
                                  <w:iCs/>
                                  <w:vertAlign w:val="subscript"/>
                                </w:rPr>
                                <w:t>10</w:t>
                              </w:r>
                              <w:r>
                                <w:rPr>
                                  <w:rStyle w:val="None"/>
                                </w:rPr>
                                <w:t xml:space="preserve"> &gt; 3 (at least moderate evidence for different means) or black horizontal lines if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(at least moderate evidence for equal means). The second row shows Bayesian information criterion values (lower values indicate better model fit) for participants (points) and their mean values (bars). When </w:t>
                              </w:r>
                              <w:r>
                                <w:rPr>
                                  <w:rStyle w:val="None"/>
                                  <w:i/>
                                  <w:iCs/>
                                </w:rPr>
                                <w:t>BF</w:t>
                              </w:r>
                              <w:r>
                                <w:rPr>
                                  <w:rStyle w:val="None"/>
                                  <w:i/>
                                  <w:iCs/>
                                  <w:vertAlign w:val="subscript"/>
                                </w:rPr>
                                <w:t>10</w:t>
                              </w:r>
                              <w:r>
                                <w:rPr>
                                  <w:rStyle w:val="None"/>
                                </w:rPr>
                                <w:t xml:space="preserve"> &gt; 3, the horizontal line is coloured the same as the bar of the better model. No models showed statistically equal means. The third row demonstrates that the biased prior model best fit the majority of participants for all three datasets. </w:t>
                              </w:r>
                            </w:p>
                          </w:txbxContent>
                        </wps:txbx>
                        <wps:bodyPr wrap="square" lIns="45718" tIns="45718" rIns="45718" bIns="45718" numCol="1" anchor="t">
                          <a:noAutofit/>
                        </wps:bodyPr>
                      </wps:wsp>
                      <pic:pic xmlns:pic="http://schemas.openxmlformats.org/drawingml/2006/picture">
                        <pic:nvPicPr>
                          <pic:cNvPr id="1073741832" name="Picture 17" descr="Picture 17"/>
                          <pic:cNvPicPr>
                            <a:picLocks noChangeAspect="1"/>
                          </pic:cNvPicPr>
                        </pic:nvPicPr>
                        <pic:blipFill>
                          <a:blip r:embed="rId17"/>
                          <a:stretch>
                            <a:fillRect/>
                          </a:stretch>
                        </pic:blipFill>
                        <pic:spPr>
                          <a:xfrm>
                            <a:off x="0" y="0"/>
                            <a:ext cx="5727700" cy="4754880"/>
                          </a:xfrm>
                          <a:prstGeom prst="rect">
                            <a:avLst/>
                          </a:prstGeom>
                          <a:ln w="12700" cap="flat">
                            <a:noFill/>
                            <a:miter lim="400000"/>
                          </a:ln>
                          <a:effectLst/>
                        </pic:spPr>
                      </pic:pic>
                    </wpg:wgp>
                  </a:graphicData>
                </a:graphic>
              </wp:anchor>
            </w:drawing>
          </mc:Choice>
          <mc:Fallback>
            <w:pict>
              <v:group w14:anchorId="362AFA1B" id="officeArt object" o:spid="_x0000_s1026" alt="Group 18" style="position:absolute;margin-left:0;margin-top:0;width:451pt;height:540.6pt;z-index:251661312;mso-wrap-distance-left:0;mso-wrap-distance-right:0;mso-position-vertical-relative:line" coordsize="57277,68656"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">
                <v:shapetype id="_x0000_t202" coordsize="21600,21600" o:spt="202" path="m,l,21600r21600,l21600,xe">
                  <v:stroke joinstyle="miter"/>
                  <v:path gradientshapeok="t" o:connecttype="rect"/>
                </v:shapetype>
                <v:shape id="Text Box 2" o:spid="_x0000_s1027" type="#_x0000_t202" style="position:absolute;left:1447;top:47929;width:55626;height:20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">
                  <v:textbox inset="1.2699mm,1.2699mm,1.2699mm,1.2699mm">
                    <w:txbxContent>
                      <w:p w14:paraId="7E0C5C58" w14:textId="77777777" w:rsidR="00F7085F" w:rsidRDefault="00000000">
                        <w:pPr>
                          <w:pStyle w:val="BodyAA"/>
                          <w:rPr>
                            <w:sz w:val="20"/>
                          </w:rPr>
                        </w:pPr>
                        <w:r>
                          <w:rPr>
                            <w:rStyle w:val="None"/>
                          </w:rPr>
                          <w:t xml:space="preserve">Figure 1. Human sampling performance and model comparison for facial attractiveness datasets 1 (left column), 2 (centre column) and 3 (right column). Points in the first and second rows show data corresponding to individual participants, while bars show their mean values. In the first row, human data are connected to other agents’ data by thick grey horizontal lines if </w:t>
                        </w:r>
                        <w:r>
                          <w:rPr>
                            <w:rStyle w:val="None"/>
                            <w:i/>
                            <w:iCs/>
                          </w:rPr>
                          <w:t>BF</w:t>
                        </w:r>
                        <w:r>
                          <w:rPr>
                            <w:rStyle w:val="None"/>
                            <w:i/>
                            <w:iCs/>
                            <w:vertAlign w:val="subscript"/>
                          </w:rPr>
                          <w:t>10</w:t>
                        </w:r>
                        <w:r>
                          <w:rPr>
                            <w:rStyle w:val="None"/>
                          </w:rPr>
                          <w:t xml:space="preserve"> &gt; 3 (at least moderate evidence for different means) or black horizontal lines if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(at least moderate evidence for equal means). The second row shows Bayesian information criterion values (lower values indicate better model fit) for participants (points) and their mean values (bars). When </w:t>
                        </w:r>
                        <w:r>
                          <w:rPr>
                            <w:rStyle w:val="None"/>
                            <w:i/>
                            <w:iCs/>
                          </w:rPr>
                          <w:t>BF</w:t>
                        </w:r>
                        <w:r>
                          <w:rPr>
                            <w:rStyle w:val="None"/>
                            <w:i/>
                            <w:iCs/>
                            <w:vertAlign w:val="subscript"/>
                          </w:rPr>
                          <w:t>10</w:t>
                        </w:r>
                        <w:r>
                          <w:rPr>
                            <w:rStyle w:val="None"/>
                          </w:rPr>
                          <w:t xml:space="preserve"> &gt; 3, the horizontal line is coloured the same as the bar of the better model. No models showed statistically equal means. The third row demonstrates that the biased prior model best fit the majority of participants for all three datasets.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Picture 17" style="position:absolute;width:57277;height:47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" strokeweight="1pt">
                  <v:stroke miterlimit="4"/>
                  <v:imagedata r:id="rId18" o:title="Picture 17"/>
                </v:shape>
                <w10:wrap anchory="line"/>
              </v:group>
            </w:pict>
          </mc:Fallback>
        </mc:AlternateContent>
      </w:r>
    </w:p>
    <w:p w14:paraId="7D45C396" w14:textId="77777777" w:rsidR="00F7085F" w:rsidRDefault="00F7085F">
      <w:pPr>
        <w:pStyle w:val="BodyA"/>
        <w:spacing w:after="288" w:line="480" w:lineRule="auto"/>
        <w:rPr>
          <w:rStyle w:val="None"/>
        </w:rPr>
      </w:pPr>
    </w:p>
    <w:p w14:paraId="786D55F6" w14:textId="77777777" w:rsidR="00F7085F" w:rsidRDefault="00F7085F">
      <w:pPr>
        <w:pStyle w:val="BodyA"/>
        <w:spacing w:after="288" w:line="480" w:lineRule="auto"/>
        <w:rPr>
          <w:rStyle w:val="None"/>
        </w:rPr>
      </w:pPr>
    </w:p>
    <w:p w14:paraId="1587C3F8" w14:textId="77777777" w:rsidR="00F7085F" w:rsidRDefault="00F7085F">
      <w:pPr>
        <w:pStyle w:val="BodyA"/>
        <w:spacing w:after="288" w:line="480" w:lineRule="auto"/>
        <w:rPr>
          <w:rStyle w:val="None"/>
        </w:rPr>
      </w:pPr>
    </w:p>
    <w:p w14:paraId="1475AF7A" w14:textId="77777777" w:rsidR="00F7085F" w:rsidRDefault="00F7085F">
      <w:pPr>
        <w:pStyle w:val="BodyA"/>
        <w:spacing w:after="288" w:line="480" w:lineRule="auto"/>
        <w:rPr>
          <w:rStyle w:val="None"/>
        </w:rPr>
      </w:pPr>
    </w:p>
    <w:p w14:paraId="01D99F82" w14:textId="77777777" w:rsidR="00F7085F" w:rsidRDefault="00F7085F">
      <w:pPr>
        <w:pStyle w:val="BodyA"/>
        <w:spacing w:after="288" w:line="480" w:lineRule="auto"/>
        <w:rPr>
          <w:rStyle w:val="None"/>
        </w:rPr>
      </w:pPr>
    </w:p>
    <w:p w14:paraId="14C8FCF2" w14:textId="77777777" w:rsidR="00F7085F" w:rsidRDefault="00F7085F">
      <w:pPr>
        <w:pStyle w:val="BodyA"/>
        <w:spacing w:after="288" w:line="480" w:lineRule="auto"/>
        <w:rPr>
          <w:rStyle w:val="None"/>
        </w:rPr>
      </w:pPr>
    </w:p>
    <w:p w14:paraId="7D9C84AA" w14:textId="77777777" w:rsidR="00F7085F" w:rsidRDefault="00F7085F">
      <w:pPr>
        <w:pStyle w:val="BodyA"/>
        <w:spacing w:after="288" w:line="480" w:lineRule="auto"/>
        <w:rPr>
          <w:rStyle w:val="None"/>
        </w:rPr>
      </w:pPr>
    </w:p>
    <w:p w14:paraId="789A59CD" w14:textId="77777777" w:rsidR="00F7085F" w:rsidRDefault="00F7085F">
      <w:pPr>
        <w:pStyle w:val="BodyA"/>
        <w:spacing w:after="288" w:line="480" w:lineRule="auto"/>
        <w:rPr>
          <w:rStyle w:val="None"/>
        </w:rPr>
      </w:pPr>
    </w:p>
    <w:p w14:paraId="54740AFA" w14:textId="77777777" w:rsidR="00F7085F" w:rsidRDefault="00F7085F">
      <w:pPr>
        <w:pStyle w:val="BodyA"/>
        <w:spacing w:after="288" w:line="480" w:lineRule="auto"/>
        <w:rPr>
          <w:rStyle w:val="None"/>
        </w:rPr>
      </w:pPr>
    </w:p>
    <w:p w14:paraId="02D5FC41" w14:textId="77777777" w:rsidR="00F7085F" w:rsidRDefault="00F7085F">
      <w:pPr>
        <w:pStyle w:val="BodyA"/>
        <w:spacing w:after="288" w:line="480" w:lineRule="auto"/>
        <w:rPr>
          <w:rStyle w:val="None"/>
        </w:rPr>
      </w:pPr>
    </w:p>
    <w:p w14:paraId="663AFE83" w14:textId="77777777" w:rsidR="00F7085F" w:rsidRDefault="00F7085F">
      <w:pPr>
        <w:pStyle w:val="BodyA"/>
        <w:spacing w:after="288" w:line="480" w:lineRule="auto"/>
        <w:rPr>
          <w:rStyle w:val="None"/>
        </w:rPr>
      </w:pPr>
    </w:p>
    <w:p w14:paraId="0042CA94" w14:textId="77777777" w:rsidR="00F7085F" w:rsidRDefault="00F7085F">
      <w:pPr>
        <w:pStyle w:val="BodyA"/>
        <w:spacing w:after="288" w:line="480" w:lineRule="auto"/>
        <w:rPr>
          <w:rStyle w:val="None"/>
        </w:rPr>
      </w:pPr>
    </w:p>
    <w:p w14:paraId="1D6231DC" w14:textId="77777777" w:rsidR="00F7085F" w:rsidRDefault="00F7085F">
      <w:pPr>
        <w:pStyle w:val="BodyA"/>
        <w:spacing w:after="288" w:line="480" w:lineRule="auto"/>
        <w:rPr>
          <w:rStyle w:val="None"/>
        </w:rPr>
      </w:pPr>
    </w:p>
    <w:p w14:paraId="5B1F9133" w14:textId="77777777" w:rsidR="00F7085F" w:rsidRDefault="00F7085F">
      <w:pPr>
        <w:pStyle w:val="BodyA"/>
        <w:spacing w:after="288" w:line="480" w:lineRule="auto"/>
        <w:rPr>
          <w:rStyle w:val="None"/>
        </w:rPr>
      </w:pPr>
    </w:p>
    <w:p w14:paraId="6512364E" w14:textId="77777777" w:rsidR="00F7085F" w:rsidRDefault="00F7085F">
      <w:pPr>
        <w:pStyle w:val="BodyA"/>
        <w:spacing w:after="288" w:line="480" w:lineRule="auto"/>
        <w:rPr>
          <w:rStyle w:val="None"/>
        </w:rPr>
      </w:pPr>
    </w:p>
    <w:p w14:paraId="06BA33F1" w14:textId="77777777" w:rsidR="00F7085F" w:rsidRDefault="00F7085F">
      <w:pPr>
        <w:pStyle w:val="BodyA"/>
        <w:spacing w:after="288" w:line="480" w:lineRule="auto"/>
        <w:rPr>
          <w:rStyle w:val="None"/>
        </w:rPr>
      </w:pPr>
    </w:p>
    <w:p w14:paraId="306763B7" w14:textId="77777777" w:rsidR="00F7085F" w:rsidRDefault="00000000">
      <w:pPr>
        <w:pStyle w:val="BodyA"/>
        <w:spacing w:line="480" w:lineRule="auto"/>
        <w:rPr>
          <w:rStyle w:val="None"/>
        </w:rPr>
      </w:pPr>
      <w:r>
        <w:rPr>
          <w:rStyle w:val="None"/>
        </w:rPr>
        <w:lastRenderedPageBreak/>
        <w:tab/>
        <w:t xml:space="preserve">Figure 2 shows results for the three datasets that involve searches through facial image options but were not searches for an attractive date for oneself: matchmaker, trustworthiness 1 and trustworthiness 2. Additional analysis of these datasets, including ranks of chosen items and model parameter estimates, is shown in Supplementary Figure S6. </w:t>
      </w:r>
    </w:p>
    <w:p w14:paraId="0969420B" w14:textId="77777777" w:rsidR="00F7085F" w:rsidRDefault="00000000">
      <w:pPr>
        <w:pStyle w:val="BodyA"/>
        <w:spacing w:line="480" w:lineRule="auto"/>
        <w:ind w:firstLine="720"/>
      </w:pPr>
      <w:r>
        <w:rPr>
          <w:rStyle w:val="None"/>
        </w:rPr>
        <w:t xml:space="preserve">Participants sampled more than the ground truth benchmark in all three datasets (Figure 2, top row, black and grey bars and points). This conclusion is supported statistically by main effects of Agent (contrasting participants, ground truth benchmark, and the three theoretical models) in the matchmaker </w:t>
      </w:r>
      <w:r>
        <w:rPr>
          <w:rStyle w:val="None"/>
          <w:i/>
          <w:iCs/>
        </w:rPr>
        <w:t>F</w:t>
      </w:r>
      <w:r>
        <w:rPr>
          <w:rStyle w:val="None"/>
        </w:rPr>
        <w:t xml:space="preserve">(4, 76) = 43.18, </w:t>
      </w:r>
      <w:r>
        <w:rPr>
          <w:rStyle w:val="None"/>
          <w:i/>
          <w:iCs/>
        </w:rPr>
        <w:t>p</w:t>
      </w:r>
      <w:r>
        <w:rPr>
          <w:rStyle w:val="None"/>
        </w:rPr>
        <w:t xml:space="preserve"> &lt; .001, </w:t>
      </w:r>
      <w:r>
        <w:rPr>
          <w:rStyle w:val="None"/>
          <w:i/>
          <w:iCs/>
        </w:rPr>
        <w:t>η²</w:t>
      </w:r>
      <w:r>
        <w:rPr>
          <w:rStyle w:val="None"/>
        </w:rPr>
        <w:t xml:space="preserve"> = .69, trustworthiness 1 </w:t>
      </w:r>
      <w:r>
        <w:rPr>
          <w:rStyle w:val="None"/>
          <w:i/>
          <w:iCs/>
        </w:rPr>
        <w:t>F</w:t>
      </w:r>
      <w:r>
        <w:rPr>
          <w:rStyle w:val="None"/>
        </w:rPr>
        <w:t xml:space="preserve">(4, 68) = 106.06, </w:t>
      </w:r>
      <w:r>
        <w:rPr>
          <w:rStyle w:val="None"/>
          <w:i/>
          <w:iCs/>
        </w:rPr>
        <w:t>p</w:t>
      </w:r>
      <w:r>
        <w:rPr>
          <w:rStyle w:val="None"/>
        </w:rPr>
        <w:t xml:space="preserve"> &lt; .001, </w:t>
      </w:r>
      <w:r>
        <w:rPr>
          <w:rStyle w:val="None"/>
          <w:i/>
          <w:iCs/>
        </w:rPr>
        <w:t>η²</w:t>
      </w:r>
      <w:r>
        <w:rPr>
          <w:rStyle w:val="None"/>
        </w:rPr>
        <w:t xml:space="preserve"> = .86 and trustworthiness 2 </w:t>
      </w:r>
      <w:r>
        <w:rPr>
          <w:rStyle w:val="None"/>
          <w:i/>
          <w:iCs/>
        </w:rPr>
        <w:t>F</w:t>
      </w:r>
      <w:r>
        <w:rPr>
          <w:rStyle w:val="None"/>
        </w:rPr>
        <w:t xml:space="preserve">(4, 252) = 7.5, </w:t>
      </w:r>
      <w:r>
        <w:rPr>
          <w:rStyle w:val="None"/>
          <w:i/>
          <w:iCs/>
        </w:rPr>
        <w:t>p</w:t>
      </w:r>
      <w:r>
        <w:rPr>
          <w:rStyle w:val="None"/>
        </w:rPr>
        <w:t xml:space="preserve"> &lt; .001, </w:t>
      </w:r>
      <w:r>
        <w:rPr>
          <w:rStyle w:val="None"/>
          <w:i/>
          <w:iCs/>
        </w:rPr>
        <w:t>η²</w:t>
      </w:r>
      <w:r>
        <w:rPr>
          <w:rStyle w:val="None"/>
        </w:rPr>
        <w:t xml:space="preserve"> = .11 datasets and by the patterns of Bayesian pairwise tests shown in the top row of Figure 2. Though main effects of Model (contrasting just the three theoretical models) on averaged BIC score were identified for matchmaker </w:t>
      </w:r>
      <w:r>
        <w:rPr>
          <w:rStyle w:val="None"/>
          <w:i/>
          <w:iCs/>
        </w:rPr>
        <w:t>F</w:t>
      </w:r>
      <w:r>
        <w:rPr>
          <w:rStyle w:val="None"/>
        </w:rPr>
        <w:t xml:space="preserve">(2, 38) = 25.54, </w:t>
      </w:r>
      <w:r>
        <w:rPr>
          <w:rStyle w:val="None"/>
          <w:i/>
          <w:iCs/>
        </w:rPr>
        <w:t>p</w:t>
      </w:r>
      <w:r>
        <w:rPr>
          <w:rStyle w:val="None"/>
        </w:rPr>
        <w:t xml:space="preserve"> &lt; .001, </w:t>
      </w:r>
      <w:commentRangeStart w:id="48"/>
      <w:r>
        <w:rPr>
          <w:rStyle w:val="None"/>
          <w:i/>
          <w:iCs/>
        </w:rPr>
        <w:t>η²</w:t>
      </w:r>
      <w:r>
        <w:rPr>
          <w:rStyle w:val="None"/>
        </w:rPr>
        <w:t xml:space="preserve"> = </w:t>
      </w:r>
      <w:del w:id="49" w:author="McKay, Ryan" w:date="2025-09-16T14:54:00Z">
        <w:r>
          <w:rPr>
            <w:rStyle w:val="None"/>
          </w:rPr>
          <w:delText>0</w:delText>
        </w:r>
      </w:del>
      <w:r>
        <w:rPr>
          <w:rStyle w:val="None"/>
        </w:rPr>
        <w:t>.57</w:t>
      </w:r>
      <w:commentRangeEnd w:id="48"/>
      <w:r>
        <w:commentReference w:id="48"/>
      </w:r>
      <w:r>
        <w:rPr>
          <w:rStyle w:val="None"/>
        </w:rPr>
        <w:t xml:space="preserve">, trustworthiness 1 </w:t>
      </w:r>
      <w:r>
        <w:rPr>
          <w:rStyle w:val="None"/>
          <w:i/>
          <w:iCs/>
        </w:rPr>
        <w:t>F</w:t>
      </w:r>
      <w:r>
        <w:rPr>
          <w:rStyle w:val="None"/>
        </w:rPr>
        <w:t xml:space="preserve">(2, 34) = 36.12, </w:t>
      </w:r>
      <w:r>
        <w:rPr>
          <w:rStyle w:val="None"/>
          <w:i/>
          <w:iCs/>
        </w:rPr>
        <w:t>p</w:t>
      </w:r>
      <w:r>
        <w:rPr>
          <w:rStyle w:val="None"/>
        </w:rPr>
        <w:t xml:space="preserve"> &lt; .001, </w:t>
      </w:r>
      <w:r>
        <w:rPr>
          <w:rStyle w:val="None"/>
          <w:i/>
          <w:iCs/>
        </w:rPr>
        <w:t>η²</w:t>
      </w:r>
      <w:r>
        <w:rPr>
          <w:rStyle w:val="None"/>
        </w:rPr>
        <w:t xml:space="preserve"> = </w:t>
      </w:r>
      <w:del w:id="50" w:author="McKay, Ryan" w:date="2025-09-16T14:54:00Z">
        <w:r>
          <w:rPr>
            <w:rStyle w:val="None"/>
          </w:rPr>
          <w:delText>0</w:delText>
        </w:r>
      </w:del>
      <w:r>
        <w:rPr>
          <w:rStyle w:val="None"/>
        </w:rPr>
        <w:t xml:space="preserve">.68 and trustworthiness 2 </w:t>
      </w:r>
      <w:r>
        <w:rPr>
          <w:rStyle w:val="None"/>
          <w:i/>
          <w:iCs/>
        </w:rPr>
        <w:t>F</w:t>
      </w:r>
      <w:r>
        <w:rPr>
          <w:rStyle w:val="None"/>
        </w:rPr>
        <w:t>(2, 126) = 33.06,</w:t>
      </w:r>
      <w:r>
        <w:rPr>
          <w:rStyle w:val="None"/>
          <w:i/>
          <w:iCs/>
        </w:rPr>
        <w:t xml:space="preserve"> p</w:t>
      </w:r>
      <w:r>
        <w:rPr>
          <w:rStyle w:val="None"/>
        </w:rPr>
        <w:t xml:space="preserve"> &lt; .001, </w:t>
      </w:r>
      <w:r>
        <w:rPr>
          <w:rStyle w:val="None"/>
          <w:i/>
          <w:iCs/>
        </w:rPr>
        <w:t>η²</w:t>
      </w:r>
      <w:r>
        <w:rPr>
          <w:rStyle w:val="None"/>
        </w:rPr>
        <w:t xml:space="preserve"> = </w:t>
      </w:r>
      <w:del w:id="51" w:author="McKay, Ryan" w:date="2025-09-16T14:54:00Z">
        <w:r>
          <w:rPr>
            <w:rStyle w:val="None"/>
          </w:rPr>
          <w:delText>0</w:delText>
        </w:r>
      </w:del>
      <w:r>
        <w:rPr>
          <w:rStyle w:val="None"/>
        </w:rPr>
        <w:t xml:space="preserve">.34 datasets, pairwise Bayesian tests (as shown in Figure 2, </w:t>
      </w:r>
      <w:proofErr w:type="spellStart"/>
      <w:r>
        <w:rPr>
          <w:rStyle w:val="None"/>
        </w:rPr>
        <w:t>centre</w:t>
      </w:r>
      <w:proofErr w:type="spellEnd"/>
      <w:r>
        <w:rPr>
          <w:rStyle w:val="None"/>
        </w:rPr>
        <w:t xml:space="preserve"> row) showed that only the trustworthiness 1 dataset showed one model statistically superior to both the other two models: the biased prior model. Analysis of frequency of best-fit participants resembled that shown in Figure 1, in the sense that the distribution of frequencies of best-fit participants deviated from chance in all three datasets with large effect sizes: facial attractiveness dataset 1 </w:t>
      </w:r>
      <w:r>
        <w:rPr>
          <w:rStyle w:val="None"/>
          <w:i/>
          <w:iCs/>
        </w:rPr>
        <w:t>χ</w:t>
      </w:r>
      <w:proofErr w:type="gramStart"/>
      <w:r>
        <w:rPr>
          <w:rStyle w:val="None"/>
          <w:i/>
          <w:iCs/>
        </w:rPr>
        <w:t>²</w:t>
      </w:r>
      <w:r>
        <w:rPr>
          <w:rStyle w:val="None"/>
        </w:rPr>
        <w:t>(</w:t>
      </w:r>
      <w:proofErr w:type="gramEnd"/>
      <w:r>
        <w:rPr>
          <w:rStyle w:val="None"/>
        </w:rPr>
        <w:t xml:space="preserve">2) = 9.1, </w:t>
      </w:r>
      <w:r>
        <w:rPr>
          <w:rStyle w:val="None"/>
          <w:i/>
          <w:iCs/>
        </w:rPr>
        <w:t>p</w:t>
      </w:r>
      <w:r>
        <w:rPr>
          <w:rStyle w:val="None"/>
        </w:rPr>
        <w:t xml:space="preserve"> = .01. Cohen’s </w:t>
      </w:r>
      <w:r>
        <w:rPr>
          <w:rStyle w:val="None"/>
          <w:i/>
          <w:iCs/>
        </w:rPr>
        <w:t>w</w:t>
      </w:r>
      <w:r>
        <w:rPr>
          <w:rStyle w:val="None"/>
        </w:rPr>
        <w:t xml:space="preserve"> </w:t>
      </w:r>
      <w:proofErr w:type="gramStart"/>
      <w:r>
        <w:rPr>
          <w:rStyle w:val="None"/>
        </w:rPr>
        <w:t>=  .</w:t>
      </w:r>
      <w:proofErr w:type="gramEnd"/>
      <w:r>
        <w:rPr>
          <w:rStyle w:val="None"/>
        </w:rPr>
        <w:t xml:space="preserve">67, facial attractiveness dataset 2 </w:t>
      </w:r>
      <w:r>
        <w:rPr>
          <w:rStyle w:val="None"/>
          <w:i/>
          <w:iCs/>
        </w:rPr>
        <w:t>χ</w:t>
      </w:r>
      <w:proofErr w:type="gramStart"/>
      <w:r>
        <w:rPr>
          <w:rStyle w:val="None"/>
          <w:i/>
          <w:iCs/>
        </w:rPr>
        <w:t>²</w:t>
      </w:r>
      <w:r>
        <w:rPr>
          <w:rStyle w:val="None"/>
        </w:rPr>
        <w:t>(</w:t>
      </w:r>
      <w:proofErr w:type="gramEnd"/>
      <w:r>
        <w:rPr>
          <w:rStyle w:val="None"/>
        </w:rPr>
        <w:t xml:space="preserve">2) = 10.33, </w:t>
      </w:r>
      <w:r>
        <w:rPr>
          <w:rStyle w:val="None"/>
          <w:i/>
          <w:iCs/>
        </w:rPr>
        <w:t>p</w:t>
      </w:r>
      <w:r>
        <w:rPr>
          <w:rStyle w:val="None"/>
        </w:rPr>
        <w:t xml:space="preserve"> = .01. Cohen’s </w:t>
      </w:r>
      <w:r>
        <w:rPr>
          <w:rStyle w:val="None"/>
          <w:i/>
          <w:iCs/>
        </w:rPr>
        <w:t>w</w:t>
      </w:r>
      <w:r>
        <w:rPr>
          <w:rStyle w:val="None"/>
        </w:rPr>
        <w:t xml:space="preserve"> </w:t>
      </w:r>
      <w:proofErr w:type="gramStart"/>
      <w:r>
        <w:rPr>
          <w:rStyle w:val="None"/>
        </w:rPr>
        <w:t>=  .</w:t>
      </w:r>
      <w:proofErr w:type="gramEnd"/>
      <w:r>
        <w:rPr>
          <w:rStyle w:val="None"/>
        </w:rPr>
        <w:t xml:space="preserve">76 and facial attractiveness dataset 3 </w:t>
      </w:r>
      <w:r>
        <w:rPr>
          <w:rStyle w:val="None"/>
          <w:i/>
          <w:iCs/>
        </w:rPr>
        <w:t>χ</w:t>
      </w:r>
      <w:proofErr w:type="gramStart"/>
      <w:r>
        <w:rPr>
          <w:rStyle w:val="None"/>
          <w:i/>
          <w:iCs/>
        </w:rPr>
        <w:t>²</w:t>
      </w:r>
      <w:r>
        <w:rPr>
          <w:rStyle w:val="None"/>
        </w:rPr>
        <w:t>(</w:t>
      </w:r>
      <w:proofErr w:type="gramEnd"/>
      <w:r>
        <w:rPr>
          <w:rStyle w:val="None"/>
        </w:rPr>
        <w:t xml:space="preserve">2) = 21.22, </w:t>
      </w:r>
      <w:r>
        <w:rPr>
          <w:rStyle w:val="None"/>
          <w:i/>
          <w:iCs/>
        </w:rPr>
        <w:t xml:space="preserve">p </w:t>
      </w:r>
      <w:r>
        <w:rPr>
          <w:rStyle w:val="None"/>
        </w:rPr>
        <w:t xml:space="preserve">&lt; .001. Cohen’s </w:t>
      </w:r>
      <w:r>
        <w:rPr>
          <w:rStyle w:val="None"/>
          <w:i/>
          <w:iCs/>
        </w:rPr>
        <w:t>w</w:t>
      </w:r>
      <w:r>
        <w:rPr>
          <w:rStyle w:val="None"/>
        </w:rPr>
        <w:t xml:space="preserve"> </w:t>
      </w:r>
      <w:proofErr w:type="gramStart"/>
      <w:r>
        <w:rPr>
          <w:rStyle w:val="None"/>
        </w:rPr>
        <w:t>=  .</w:t>
      </w:r>
      <w:proofErr w:type="gramEnd"/>
      <w:r>
        <w:rPr>
          <w:rStyle w:val="None"/>
        </w:rPr>
        <w:t>58, and that the biased prior model best-fit more participants than the other two models in all three datasets. Nevertheless, this result was not as clear cut as in the datasets in Figure 1, as the cost to sample model best fit more participants in these three datasets than those shown in Figure 1.</w:t>
      </w:r>
      <w:r>
        <w:rPr>
          <w:rStyle w:val="None"/>
          <w:rFonts w:ascii="Arial Unicode MS" w:eastAsia="Arial Unicode MS" w:hAnsi="Arial Unicode MS" w:cs="Arial Unicode MS"/>
        </w:rPr>
        <w:br w:type="page"/>
      </w:r>
    </w:p>
    <w:p w14:paraId="26175C51" w14:textId="77777777" w:rsidR="00F7085F" w:rsidRDefault="00000000">
      <w:pPr>
        <w:pStyle w:val="BodyA"/>
        <w:spacing w:line="480" w:lineRule="auto"/>
      </w:pPr>
      <w:r>
        <w:rPr>
          <w:rStyle w:val="None"/>
          <w:noProof/>
        </w:rPr>
        <w:lastRenderedPageBreak/>
        <mc:AlternateContent>
          <mc:Choice Requires="wps">
            <w:drawing>
              <wp:anchor distT="0" distB="0" distL="0" distR="0" simplePos="0" relativeHeight="251660288" behindDoc="0" locked="0" layoutInCell="1" allowOverlap="1" wp14:anchorId="3A12F2ED" wp14:editId="03FE453E">
                <wp:simplePos x="0" y="0"/>
                <wp:positionH relativeFrom="column">
                  <wp:posOffset>-15240</wp:posOffset>
                </wp:positionH>
                <wp:positionV relativeFrom="line">
                  <wp:posOffset>4823459</wp:posOffset>
                </wp:positionV>
                <wp:extent cx="5859780" cy="1988820"/>
                <wp:effectExtent l="0" t="0" r="0" b="0"/>
                <wp:wrapNone/>
                <wp:docPr id="1073741834" name="officeArt object" descr="Text Box 2"/>
                <wp:cNvGraphicFramePr/>
                <a:graphic xmlns:a="http://schemas.openxmlformats.org/drawingml/2006/main">
                  <a:graphicData uri="http://schemas.microsoft.com/office/word/2010/wordprocessingShape">
                    <wps:wsp>
                      <wps:cNvSpPr txBox="1"/>
                      <wps:spPr>
                        <a:xfrm>
                          <a:off x="0" y="0"/>
                          <a:ext cx="5859780" cy="1988820"/>
                        </a:xfrm>
                        <a:prstGeom prst="rect">
                          <a:avLst/>
                        </a:prstGeom>
                        <a:solidFill>
                          <a:srgbClr val="FFFFFF"/>
                        </a:solidFill>
                        <a:ln w="9525" cap="flat">
                          <a:solidFill>
                            <a:srgbClr val="000000"/>
                          </a:solidFill>
                          <a:prstDash val="solid"/>
                          <a:miter lim="800000"/>
                        </a:ln>
                        <a:effectLst/>
                      </wps:spPr>
                      <wps:txbx>
                        <w:txbxContent>
                          <w:p w14:paraId="12A1D25F" w14:textId="77777777" w:rsidR="00F7085F" w:rsidRDefault="00000000">
                            <w:pPr>
                              <w:pStyle w:val="BodyAA"/>
                              <w:rPr>
                                <w:sz w:val="20"/>
                              </w:rPr>
                            </w:pPr>
                            <w:r>
                              <w:rPr>
                                <w:rStyle w:val="None"/>
                              </w:rPr>
                              <w:t xml:space="preserve">Figure 2. Human performance and model comparison for matchmaker dataset (left column), trustworthiness dataset 1 (centre column) and trustworthiness dataset 2 (right column). Points in the first and second rows show sampling corresponding to individual participants, while bars show their mean values. In the first row, human and ground truth benchmark bars are connected by horizontal grey lines when </w:t>
                            </w:r>
                            <w:r>
                              <w:rPr>
                                <w:rStyle w:val="None"/>
                                <w:i/>
                                <w:iCs/>
                              </w:rPr>
                              <w:t>BF</w:t>
                            </w:r>
                            <w:r>
                              <w:rPr>
                                <w:rStyle w:val="None"/>
                                <w:i/>
                                <w:iCs/>
                                <w:vertAlign w:val="subscript"/>
                              </w:rPr>
                              <w:t>10</w:t>
                            </w:r>
                            <w:r>
                              <w:rPr>
                                <w:rStyle w:val="None"/>
                              </w:rPr>
                              <w:t xml:space="preserve"> &gt; 3. No pairs showed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coloured the same as the bar of the better model. The third row shows that the biased prior model best-fits the most participants’ data in all three datasets. </w:t>
                            </w:r>
                          </w:p>
                        </w:txbxContent>
                      </wps:txbx>
                      <wps:bodyPr wrap="square" lIns="45718" tIns="45718" rIns="45718" bIns="45718" numCol="1" anchor="t">
                        <a:noAutofit/>
                      </wps:bodyPr>
                    </wps:wsp>
                  </a:graphicData>
                </a:graphic>
              </wp:anchor>
            </w:drawing>
          </mc:Choice>
          <mc:Fallback>
            <w:pict>
              <v:shape w14:anchorId="3A12F2ED" id="_x0000_s1029" type="#_x0000_t202" alt="Text Box 2" style="position:absolute;margin-left:-1.2pt;margin-top:379.8pt;width:461.4pt;height:156.6pt;z-index:25166028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">
                <v:textbox inset="1.2699mm,1.2699mm,1.2699mm,1.2699mm">
                  <w:txbxContent>
                    <w:p w14:paraId="12A1D25F" w14:textId="77777777" w:rsidR="00F7085F" w:rsidRDefault="00000000">
                      <w:pPr>
                        <w:pStyle w:val="BodyAA"/>
                        <w:rPr>
                          <w:sz w:val="20"/>
                        </w:rPr>
                      </w:pPr>
                      <w:r>
                        <w:rPr>
                          <w:rStyle w:val="None"/>
                        </w:rPr>
                        <w:t xml:space="preserve">Figure 2. Human performance and model comparison for matchmaker dataset (left column), trustworthiness dataset 1 (centre column) and trustworthiness dataset 2 (right column). Points in the first and second rows show sampling corresponding to individual participants, while bars show their mean values. In the first row, human and ground truth benchmark bars are connected by horizontal grey lines when </w:t>
                      </w:r>
                      <w:r>
                        <w:rPr>
                          <w:rStyle w:val="None"/>
                          <w:i/>
                          <w:iCs/>
                        </w:rPr>
                        <w:t>BF</w:t>
                      </w:r>
                      <w:r>
                        <w:rPr>
                          <w:rStyle w:val="None"/>
                          <w:i/>
                          <w:iCs/>
                          <w:vertAlign w:val="subscript"/>
                        </w:rPr>
                        <w:t>10</w:t>
                      </w:r>
                      <w:r>
                        <w:rPr>
                          <w:rStyle w:val="None"/>
                        </w:rPr>
                        <w:t xml:space="preserve"> &gt; 3. No pairs showed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coloured the same as the bar of the better model. The third row shows that the biased prior model best-fits the most participants’ data in all three datasets. </w:t>
                      </w:r>
                    </w:p>
                  </w:txbxContent>
                </v:textbox>
                <w10:wrap anchory="line"/>
              </v:shape>
            </w:pict>
          </mc:Fallback>
        </mc:AlternateContent>
      </w:r>
      <w:r>
        <w:rPr>
          <w:rStyle w:val="None"/>
          <w:noProof/>
        </w:rPr>
        <w:drawing>
          <wp:anchor distT="57150" distB="57150" distL="57150" distR="57150" simplePos="0" relativeHeight="251659264" behindDoc="0" locked="0" layoutInCell="1" allowOverlap="1" wp14:anchorId="4CB31884" wp14:editId="0DC05440">
            <wp:simplePos x="0" y="0"/>
            <wp:positionH relativeFrom="column">
              <wp:posOffset>0</wp:posOffset>
            </wp:positionH>
            <wp:positionV relativeFrom="line">
              <wp:posOffset>0</wp:posOffset>
            </wp:positionV>
            <wp:extent cx="5727700" cy="4769485"/>
            <wp:effectExtent l="0" t="0" r="0" b="0"/>
            <wp:wrapThrough wrapText="bothSides" distL="57150" distR="57150">
              <wp:wrapPolygon edited="1">
                <wp:start x="0" y="0"/>
                <wp:lineTo x="21600" y="0"/>
                <wp:lineTo x="21600" y="21600"/>
                <wp:lineTo x="0" y="21600"/>
                <wp:lineTo x="0" y="0"/>
              </wp:wrapPolygon>
            </wp:wrapThrough>
            <wp:docPr id="1073741835" name="officeArt object" descr="A group of graphs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5" name="A group of graphs with textAI-generated content may be incorrect." descr="A group of graphs with textAI-generated content may be incorrect."/>
                    <pic:cNvPicPr>
                      <a:picLocks noChangeAspect="1"/>
                    </pic:cNvPicPr>
                  </pic:nvPicPr>
                  <pic:blipFill>
                    <a:blip r:embed="rId19"/>
                    <a:stretch>
                      <a:fillRect/>
                    </a:stretch>
                  </pic:blipFill>
                  <pic:spPr>
                    <a:xfrm>
                      <a:off x="0" y="0"/>
                      <a:ext cx="5727700" cy="4769485"/>
                    </a:xfrm>
                    <a:prstGeom prst="rect">
                      <a:avLst/>
                    </a:prstGeom>
                    <a:ln w="12700" cap="flat">
                      <a:noFill/>
                      <a:miter lim="400000"/>
                    </a:ln>
                    <a:effectLst/>
                  </pic:spPr>
                </pic:pic>
              </a:graphicData>
            </a:graphic>
          </wp:anchor>
        </w:drawing>
      </w:r>
      <w:r>
        <w:rPr>
          <w:rStyle w:val="None"/>
          <w:rFonts w:ascii="Arial Unicode MS" w:eastAsia="Arial Unicode MS" w:hAnsi="Arial Unicode MS" w:cs="Arial Unicode MS"/>
        </w:rPr>
        <w:br w:type="page"/>
      </w:r>
    </w:p>
    <w:p w14:paraId="693D4B5E" w14:textId="77777777" w:rsidR="00F7085F" w:rsidRDefault="00000000">
      <w:pPr>
        <w:pStyle w:val="BodyA"/>
        <w:spacing w:line="480" w:lineRule="auto"/>
        <w:ind w:firstLine="720"/>
        <w:rPr>
          <w:rStyle w:val="None"/>
        </w:rPr>
      </w:pPr>
      <w:r>
        <w:rPr>
          <w:rStyle w:val="None"/>
        </w:rPr>
        <w:lastRenderedPageBreak/>
        <w:t xml:space="preserve">Figure 3 shows data for the datasets involving non-face image stimuli: foods and vacation destinations. Additional analysis of these datasets, including ranks of chosen items and model parameter estimates, is shown in Supplementary Figure S7. </w:t>
      </w:r>
    </w:p>
    <w:p w14:paraId="6F813AF9" w14:textId="77777777" w:rsidR="00F7085F" w:rsidRDefault="00000000">
      <w:pPr>
        <w:pStyle w:val="BodyA"/>
        <w:spacing w:line="480" w:lineRule="auto"/>
        <w:ind w:firstLine="720"/>
        <w:rPr>
          <w:rStyle w:val="None"/>
        </w:rPr>
      </w:pPr>
      <w:r>
        <w:rPr>
          <w:rStyle w:val="None"/>
        </w:rPr>
        <w:t xml:space="preserve">The top row reproduces the results from van de Wouw and colleagues (2022), showing that all four datasets replicate robust oversampling. This conclusion is supported by main effects of Agent for foods dataset 1 </w:t>
      </w:r>
      <w:r>
        <w:rPr>
          <w:rStyle w:val="None"/>
          <w:i/>
          <w:iCs/>
        </w:rPr>
        <w:t>F</w:t>
      </w:r>
      <w:r>
        <w:rPr>
          <w:rStyle w:val="None"/>
        </w:rPr>
        <w:t xml:space="preserve">(4, 300) = 55.97, </w:t>
      </w:r>
      <w:r>
        <w:rPr>
          <w:rStyle w:val="None"/>
          <w:i/>
          <w:iCs/>
        </w:rPr>
        <w:t>p</w:t>
      </w:r>
      <w:r>
        <w:rPr>
          <w:rStyle w:val="None"/>
        </w:rPr>
        <w:t xml:space="preserve"> &lt; .001, </w:t>
      </w:r>
      <w:r>
        <w:rPr>
          <w:rStyle w:val="None"/>
          <w:i/>
          <w:iCs/>
        </w:rPr>
        <w:t>η²</w:t>
      </w:r>
      <w:r>
        <w:rPr>
          <w:rStyle w:val="None"/>
        </w:rPr>
        <w:t xml:space="preserve"> = .43, foods dataset 2 </w:t>
      </w:r>
      <w:r>
        <w:rPr>
          <w:rStyle w:val="None"/>
          <w:i/>
          <w:iCs/>
        </w:rPr>
        <w:t>F</w:t>
      </w:r>
      <w:r>
        <w:rPr>
          <w:rStyle w:val="None"/>
        </w:rPr>
        <w:t xml:space="preserve">(4, 108) = 14.84, </w:t>
      </w:r>
      <w:r>
        <w:rPr>
          <w:rStyle w:val="None"/>
          <w:i/>
          <w:iCs/>
        </w:rPr>
        <w:t xml:space="preserve">p </w:t>
      </w:r>
      <w:r>
        <w:rPr>
          <w:rStyle w:val="None"/>
        </w:rPr>
        <w:t xml:space="preserve">&lt; .001, </w:t>
      </w:r>
      <w:r>
        <w:rPr>
          <w:rStyle w:val="None"/>
          <w:i/>
          <w:iCs/>
        </w:rPr>
        <w:t>η²</w:t>
      </w:r>
      <w:r>
        <w:rPr>
          <w:rStyle w:val="None"/>
        </w:rPr>
        <w:t xml:space="preserve"> = .35 vacations dataset 1 </w:t>
      </w:r>
      <w:r>
        <w:rPr>
          <w:rStyle w:val="None"/>
          <w:i/>
          <w:iCs/>
        </w:rPr>
        <w:t>F</w:t>
      </w:r>
      <w:r>
        <w:rPr>
          <w:rStyle w:val="None"/>
        </w:rPr>
        <w:t xml:space="preserve">(4, 296) = 37.23, </w:t>
      </w:r>
      <w:r>
        <w:rPr>
          <w:rStyle w:val="None"/>
          <w:i/>
          <w:iCs/>
        </w:rPr>
        <w:t>p</w:t>
      </w:r>
      <w:r>
        <w:rPr>
          <w:rStyle w:val="None"/>
        </w:rPr>
        <w:t xml:space="preserve"> &lt;.001, </w:t>
      </w:r>
      <w:r>
        <w:rPr>
          <w:rStyle w:val="None"/>
          <w:i/>
          <w:iCs/>
        </w:rPr>
        <w:t>η²</w:t>
      </w:r>
      <w:r>
        <w:rPr>
          <w:rStyle w:val="None"/>
        </w:rPr>
        <w:t xml:space="preserve"> = .33 and vacations dataset 2 </w:t>
      </w:r>
      <w:r>
        <w:rPr>
          <w:rStyle w:val="None"/>
          <w:i/>
          <w:iCs/>
        </w:rPr>
        <w:t>F</w:t>
      </w:r>
      <w:r>
        <w:rPr>
          <w:rStyle w:val="None"/>
        </w:rPr>
        <w:t xml:space="preserve">(4, 140) = 34.85, </w:t>
      </w:r>
      <w:r>
        <w:rPr>
          <w:rStyle w:val="None"/>
          <w:i/>
          <w:iCs/>
        </w:rPr>
        <w:t>p</w:t>
      </w:r>
      <w:r>
        <w:rPr>
          <w:rStyle w:val="None"/>
        </w:rPr>
        <w:t xml:space="preserve"> = .001 </w:t>
      </w:r>
      <w:r>
        <w:rPr>
          <w:rStyle w:val="None"/>
          <w:i/>
          <w:iCs/>
        </w:rPr>
        <w:t>η²</w:t>
      </w:r>
      <w:r>
        <w:rPr>
          <w:rStyle w:val="None"/>
        </w:rPr>
        <w:t xml:space="preserve"> = </w:t>
      </w:r>
      <w:del w:id="52" w:author="McKay, Ryan" w:date="2025-09-16T14:55:00Z">
        <w:r>
          <w:rPr>
            <w:rStyle w:val="None"/>
          </w:rPr>
          <w:delText>0</w:delText>
        </w:r>
      </w:del>
      <w:r>
        <w:rPr>
          <w:rStyle w:val="None"/>
        </w:rPr>
        <w:t xml:space="preserve">.50 and by the pairwise Bayesian tests shown in the first row of Figure 3. Model comparison results are less obvious for these non-face image domains than the ones involving faces (Figures 1 and 2). Generally, all models approximated participants’ sampling rates, even if pairwise comparisons between model and human sampling rates were inconsistent across datasets. </w:t>
      </w:r>
    </w:p>
    <w:p w14:paraId="4BC05CE4" w14:textId="77777777" w:rsidR="00F7085F" w:rsidRDefault="00000000">
      <w:pPr>
        <w:pStyle w:val="BodyA"/>
        <w:spacing w:line="480" w:lineRule="auto"/>
        <w:ind w:firstLine="720"/>
        <w:rPr>
          <w:rStyle w:val="None"/>
        </w:rPr>
      </w:pPr>
      <w:r>
        <w:rPr>
          <w:rStyle w:val="None"/>
        </w:rPr>
        <w:t xml:space="preserve">As before, main effects of Model on BIC scores were significant for all datasets, foods dataset 1 </w:t>
      </w:r>
      <w:r>
        <w:rPr>
          <w:rStyle w:val="None"/>
          <w:i/>
          <w:iCs/>
        </w:rPr>
        <w:t>F</w:t>
      </w:r>
      <w:r>
        <w:rPr>
          <w:rStyle w:val="None"/>
        </w:rPr>
        <w:t xml:space="preserve">(2, 150) = 121.54, </w:t>
      </w:r>
      <w:r>
        <w:rPr>
          <w:rStyle w:val="None"/>
          <w:i/>
          <w:iCs/>
        </w:rPr>
        <w:t>p</w:t>
      </w:r>
      <w:r>
        <w:rPr>
          <w:rStyle w:val="None"/>
        </w:rPr>
        <w:t xml:space="preserve"> &lt; .001, </w:t>
      </w:r>
      <w:r>
        <w:rPr>
          <w:rStyle w:val="None"/>
          <w:i/>
          <w:iCs/>
        </w:rPr>
        <w:t>η²</w:t>
      </w:r>
      <w:r>
        <w:rPr>
          <w:rStyle w:val="None"/>
        </w:rPr>
        <w:t xml:space="preserve"> = .62, foods dataset 2 </w:t>
      </w:r>
      <w:r>
        <w:rPr>
          <w:rStyle w:val="None"/>
          <w:i/>
          <w:iCs/>
        </w:rPr>
        <w:t>F</w:t>
      </w:r>
      <w:r>
        <w:rPr>
          <w:rStyle w:val="None"/>
        </w:rPr>
        <w:t xml:space="preserve">(2, 54) = 45.36, </w:t>
      </w:r>
      <w:r>
        <w:rPr>
          <w:rStyle w:val="None"/>
          <w:i/>
          <w:iCs/>
        </w:rPr>
        <w:t>p</w:t>
      </w:r>
      <w:r>
        <w:rPr>
          <w:rStyle w:val="None"/>
        </w:rPr>
        <w:t xml:space="preserve"> &lt; .001, </w:t>
      </w:r>
      <w:r>
        <w:rPr>
          <w:rStyle w:val="None"/>
          <w:i/>
          <w:iCs/>
        </w:rPr>
        <w:t xml:space="preserve">η² </w:t>
      </w:r>
      <w:r>
        <w:rPr>
          <w:rStyle w:val="None"/>
        </w:rPr>
        <w:t xml:space="preserve">= .63, vacations dataset 1 </w:t>
      </w:r>
      <w:r>
        <w:rPr>
          <w:rStyle w:val="None"/>
          <w:i/>
          <w:iCs/>
        </w:rPr>
        <w:t>F</w:t>
      </w:r>
      <w:r>
        <w:rPr>
          <w:rStyle w:val="None"/>
        </w:rPr>
        <w:t xml:space="preserve">(2, 148) = 41.86, </w:t>
      </w:r>
      <w:r>
        <w:rPr>
          <w:rStyle w:val="None"/>
          <w:i/>
          <w:iCs/>
        </w:rPr>
        <w:t>p</w:t>
      </w:r>
      <w:r>
        <w:rPr>
          <w:rStyle w:val="None"/>
        </w:rPr>
        <w:t xml:space="preserve"> &lt; .001, </w:t>
      </w:r>
      <w:r>
        <w:rPr>
          <w:rStyle w:val="None"/>
          <w:i/>
          <w:iCs/>
        </w:rPr>
        <w:t>η²</w:t>
      </w:r>
      <w:r>
        <w:rPr>
          <w:rStyle w:val="None"/>
        </w:rPr>
        <w:t xml:space="preserve"> = .36 and vacations dataset 2 </w:t>
      </w:r>
      <w:r>
        <w:rPr>
          <w:rStyle w:val="None"/>
          <w:i/>
          <w:iCs/>
        </w:rPr>
        <w:t>F</w:t>
      </w:r>
      <w:r>
        <w:rPr>
          <w:rStyle w:val="None"/>
        </w:rPr>
        <w:t xml:space="preserve">(2, 70) = 3.30, </w:t>
      </w:r>
      <w:r>
        <w:rPr>
          <w:rStyle w:val="None"/>
          <w:i/>
          <w:iCs/>
        </w:rPr>
        <w:t>p</w:t>
      </w:r>
      <w:r>
        <w:rPr>
          <w:rStyle w:val="None"/>
        </w:rPr>
        <w:t xml:space="preserve"> = .04, </w:t>
      </w:r>
      <w:r>
        <w:rPr>
          <w:rStyle w:val="None"/>
          <w:i/>
          <w:iCs/>
        </w:rPr>
        <w:t>η²</w:t>
      </w:r>
      <w:r>
        <w:rPr>
          <w:rStyle w:val="None"/>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2DB8692D" w14:textId="77777777" w:rsidR="00F7085F" w:rsidRDefault="00000000">
      <w:pPr>
        <w:pStyle w:val="BodyA"/>
        <w:spacing w:line="480" w:lineRule="auto"/>
        <w:ind w:firstLine="720"/>
        <w:rPr>
          <w:rStyle w:val="None"/>
        </w:rPr>
      </w:pPr>
      <w:r>
        <w:rPr>
          <w:rStyle w:val="None"/>
        </w:rPr>
        <w:t xml:space="preserve">As in Figures 1 and 2, the analysis of frequencies of best fit participants per model showed results that paralleled, yet were somewhat more straightforward and interpretable </w:t>
      </w:r>
      <w:proofErr w:type="gramStart"/>
      <w:r>
        <w:rPr>
          <w:rStyle w:val="None"/>
        </w:rPr>
        <w:t>than,</w:t>
      </w:r>
      <w:proofErr w:type="gramEnd"/>
      <w:r>
        <w:rPr>
          <w:rStyle w:val="None"/>
        </w:rPr>
        <w:t xml:space="preserve"> analysis of average BIC scores. Frequencies of best fit participants were significantly distributed nonrandomly across models, with “large” effect sizes, in foods dataset 1: </w:t>
      </w:r>
      <w:r>
        <w:rPr>
          <w:rStyle w:val="None"/>
          <w:i/>
          <w:iCs/>
        </w:rPr>
        <w:t>χ²</w:t>
      </w:r>
      <w:r>
        <w:rPr>
          <w:rStyle w:val="None"/>
        </w:rPr>
        <w:t xml:space="preserve">(2) = 28.92, </w:t>
      </w:r>
      <w:r>
        <w:rPr>
          <w:rStyle w:val="None"/>
          <w:i/>
          <w:iCs/>
        </w:rPr>
        <w:t>p</w:t>
      </w:r>
      <w:r>
        <w:rPr>
          <w:rStyle w:val="None"/>
        </w:rPr>
        <w:t xml:space="preserve"> &lt; .001, Cohen's </w:t>
      </w:r>
      <w:r>
        <w:rPr>
          <w:rStyle w:val="None"/>
          <w:i/>
          <w:iCs/>
        </w:rPr>
        <w:t>w</w:t>
      </w:r>
      <w:r>
        <w:rPr>
          <w:rStyle w:val="None"/>
        </w:rPr>
        <w:t xml:space="preserve"> = .62; foods dataset 2: </w:t>
      </w:r>
      <w:r>
        <w:rPr>
          <w:rStyle w:val="None"/>
          <w:i/>
          <w:iCs/>
        </w:rPr>
        <w:t>χ²</w:t>
      </w:r>
      <w:r>
        <w:rPr>
          <w:rStyle w:val="None"/>
        </w:rPr>
        <w:t xml:space="preserve">(2) = 6.93, p = 0.03, Cohen's </w:t>
      </w:r>
      <w:r>
        <w:rPr>
          <w:rStyle w:val="None"/>
          <w:i/>
          <w:iCs/>
        </w:rPr>
        <w:t>w</w:t>
      </w:r>
      <w:r>
        <w:rPr>
          <w:rStyle w:val="None"/>
        </w:rPr>
        <w:t xml:space="preserve"> = .5 and vacations dataset 1: </w:t>
      </w:r>
      <w:r>
        <w:rPr>
          <w:rStyle w:val="None"/>
          <w:i/>
          <w:iCs/>
        </w:rPr>
        <w:t>χ²</w:t>
      </w:r>
      <w:r>
        <w:rPr>
          <w:rStyle w:val="None"/>
        </w:rPr>
        <w:t xml:space="preserve">(2) = 19.52, </w:t>
      </w:r>
      <w:r>
        <w:rPr>
          <w:rStyle w:val="None"/>
          <w:i/>
          <w:iCs/>
        </w:rPr>
        <w:t>p</w:t>
      </w:r>
      <w:r>
        <w:rPr>
          <w:rStyle w:val="None"/>
        </w:rPr>
        <w:t xml:space="preserve"> &lt; .001, Cohen's </w:t>
      </w:r>
      <w:r>
        <w:rPr>
          <w:rStyle w:val="None"/>
          <w:i/>
          <w:iCs/>
        </w:rPr>
        <w:t>w</w:t>
      </w:r>
      <w:r>
        <w:rPr>
          <w:rStyle w:val="None"/>
        </w:rPr>
        <w:t xml:space="preserve"> = 0.51. In all three of these datasets, the results resembled those in Figure 2: the biased prior model best-fit more participants than the other two models, while the cost to sample model </w:t>
      </w:r>
      <w:r>
        <w:rPr>
          <w:rStyle w:val="None"/>
        </w:rPr>
        <w:lastRenderedPageBreak/>
        <w:t xml:space="preserve">best fit a notable fraction of participants. However, for vacations dataset 2, we could not conclude that any model statistically “won” more participants than expected by chance alone </w:t>
      </w:r>
      <w:r>
        <w:rPr>
          <w:rStyle w:val="None"/>
          <w:i/>
          <w:iCs/>
        </w:rPr>
        <w:t>χ</w:t>
      </w:r>
      <w:proofErr w:type="gramStart"/>
      <w:r>
        <w:rPr>
          <w:rStyle w:val="None"/>
          <w:i/>
          <w:iCs/>
        </w:rPr>
        <w:t>²</w:t>
      </w:r>
      <w:r>
        <w:rPr>
          <w:rStyle w:val="None"/>
        </w:rPr>
        <w:t>(</w:t>
      </w:r>
      <w:proofErr w:type="gramEnd"/>
      <w:r>
        <w:rPr>
          <w:rStyle w:val="None"/>
        </w:rPr>
        <w:t xml:space="preserve">2) = 0.67, </w:t>
      </w:r>
      <w:r>
        <w:rPr>
          <w:rStyle w:val="None"/>
          <w:i/>
          <w:iCs/>
        </w:rPr>
        <w:t>p</w:t>
      </w:r>
      <w:r>
        <w:rPr>
          <w:rStyle w:val="None"/>
        </w:rPr>
        <w:t xml:space="preserve"> = 0.72, Cohen's </w:t>
      </w:r>
      <w:r>
        <w:rPr>
          <w:rStyle w:val="None"/>
          <w:i/>
          <w:iCs/>
        </w:rPr>
        <w:t>w</w:t>
      </w:r>
      <w:r>
        <w:rPr>
          <w:rStyle w:val="None"/>
        </w:rPr>
        <w:t xml:space="preserve"> = 0.14, consistent with the ambiguous pairwise test results on average BIC scores. </w:t>
      </w:r>
    </w:p>
    <w:p w14:paraId="16A7AEBA" w14:textId="77777777" w:rsidR="00F7085F" w:rsidRDefault="00000000">
      <w:pPr>
        <w:pStyle w:val="BodyA"/>
        <w:spacing w:line="480" w:lineRule="auto"/>
      </w:pPr>
      <w:r>
        <w:rPr>
          <w:rStyle w:val="None"/>
          <w:rFonts w:ascii="Arial Unicode MS" w:eastAsia="Arial Unicode MS" w:hAnsi="Arial Unicode MS" w:cs="Arial Unicode MS"/>
        </w:rPr>
        <w:br w:type="page"/>
      </w:r>
    </w:p>
    <w:p w14:paraId="39E6E512" w14:textId="77777777" w:rsidR="00F7085F" w:rsidRDefault="00000000">
      <w:pPr>
        <w:pStyle w:val="BodyA"/>
        <w:spacing w:line="480" w:lineRule="auto"/>
      </w:pPr>
      <w:r>
        <w:rPr>
          <w:rStyle w:val="None"/>
          <w:noProof/>
        </w:rPr>
        <w:lastRenderedPageBreak/>
        <mc:AlternateContent>
          <mc:Choice Requires="wpg">
            <w:drawing>
              <wp:anchor distT="0" distB="0" distL="0" distR="0" simplePos="0" relativeHeight="251662336" behindDoc="0" locked="0" layoutInCell="1" allowOverlap="1" wp14:anchorId="266CDBFD" wp14:editId="3940505A">
                <wp:simplePos x="0" y="0"/>
                <wp:positionH relativeFrom="column">
                  <wp:posOffset>0</wp:posOffset>
                </wp:positionH>
                <wp:positionV relativeFrom="line">
                  <wp:posOffset>0</wp:posOffset>
                </wp:positionV>
                <wp:extent cx="5727700" cy="6027421"/>
                <wp:effectExtent l="0" t="0" r="0" b="0"/>
                <wp:wrapNone/>
                <wp:docPr id="1073741838" name="officeArt object" descr="Group 21"/>
                <wp:cNvGraphicFramePr/>
                <a:graphic xmlns:a="http://schemas.openxmlformats.org/drawingml/2006/main">
                  <a:graphicData uri="http://schemas.microsoft.com/office/word/2010/wordprocessingGroup">
                    <wpg:wgp>
                      <wpg:cNvGrpSpPr/>
                      <wpg:grpSpPr>
                        <a:xfrm>
                          <a:off x="0" y="0"/>
                          <a:ext cx="5727700" cy="6027421"/>
                          <a:chOff x="0" y="0"/>
                          <a:chExt cx="5727700" cy="6027420"/>
                        </a:xfrm>
                      </wpg:grpSpPr>
                      <wps:wsp>
                        <wps:cNvPr id="1073741836" name="Text Box 2"/>
                        <wps:cNvSpPr txBox="1"/>
                        <wps:spPr>
                          <a:xfrm>
                            <a:off x="106679" y="4137659"/>
                            <a:ext cx="5600701" cy="1889762"/>
                          </a:xfrm>
                          <a:prstGeom prst="rect">
                            <a:avLst/>
                          </a:prstGeom>
                          <a:solidFill>
                            <a:srgbClr val="FFFFFF"/>
                          </a:solidFill>
                          <a:ln w="9525" cap="flat">
                            <a:solidFill>
                              <a:srgbClr val="000000"/>
                            </a:solidFill>
                            <a:prstDash val="solid"/>
                            <a:miter lim="800000"/>
                          </a:ln>
                          <a:effectLst/>
                        </wps:spPr>
                        <wps:txbx>
                          <w:txbxContent>
                            <w:p w14:paraId="3CB8379F" w14:textId="77777777" w:rsidR="00F7085F" w:rsidRDefault="00000000">
                              <w:pPr>
                                <w:pStyle w:val="BodyAA"/>
                                <w:rPr>
                                  <w:sz w:val="20"/>
                                </w:rPr>
                              </w:pPr>
                              <w:r>
                                <w:rPr>
                                  <w:rStyle w:val="None"/>
                                </w:rPr>
                                <w:t xml:space="preserve">Figure 3. Human performance and model comparison for (columns from left to right): foods datasets 1 and 2 and vacations datasets 1 and 2. Points in the first and second rows show sampling corresponding to individual participants, while bars show their mean values. In the first row, human and ground truth benchmark bars are connected using grey horizontal lines when </w:t>
                              </w:r>
                              <w:r>
                                <w:rPr>
                                  <w:rStyle w:val="None"/>
                                  <w:i/>
                                  <w:iCs/>
                                </w:rPr>
                                <w:t>BF</w:t>
                              </w:r>
                              <w:r>
                                <w:rPr>
                                  <w:rStyle w:val="None"/>
                                  <w:i/>
                                  <w:iCs/>
                                  <w:vertAlign w:val="subscript"/>
                                </w:rPr>
                                <w:t>10</w:t>
                              </w:r>
                              <w:r>
                                <w:rPr>
                                  <w:rStyle w:val="None"/>
                                </w:rPr>
                                <w:t xml:space="preserve"> &gt; 3 or black lines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coloured the same as the bar of the better model. The third row gives the number of participants whose choices were best fit by each model.</w:t>
                              </w:r>
                            </w:p>
                          </w:txbxContent>
                        </wps:txbx>
                        <wps:bodyPr wrap="square" lIns="45718" tIns="45718" rIns="45718" bIns="45718" numCol="1" anchor="t">
                          <a:noAutofit/>
                        </wps:bodyPr>
                      </wps:wsp>
                      <pic:pic xmlns:pic="http://schemas.openxmlformats.org/drawingml/2006/picture">
                        <pic:nvPicPr>
                          <pic:cNvPr id="1073741837" name="Picture 20" descr="Picture 20"/>
                          <pic:cNvPicPr>
                            <a:picLocks noChangeAspect="1"/>
                          </pic:cNvPicPr>
                        </pic:nvPicPr>
                        <pic:blipFill>
                          <a:blip r:embed="rId20"/>
                          <a:stretch>
                            <a:fillRect/>
                          </a:stretch>
                        </pic:blipFill>
                        <pic:spPr>
                          <a:xfrm>
                            <a:off x="0" y="0"/>
                            <a:ext cx="5727700" cy="4102101"/>
                          </a:xfrm>
                          <a:prstGeom prst="rect">
                            <a:avLst/>
                          </a:prstGeom>
                          <a:ln w="12700" cap="flat">
                            <a:noFill/>
                            <a:miter lim="400000"/>
                          </a:ln>
                          <a:effectLst/>
                        </pic:spPr>
                      </pic:pic>
                    </wpg:wgp>
                  </a:graphicData>
                </a:graphic>
              </wp:anchor>
            </w:drawing>
          </mc:Choice>
          <mc:Fallback>
            <w:pict>
              <v:group w14:anchorId="266CDBFD" id="_x0000_s1030" alt="Group 21" style="position:absolute;margin-left:0;margin-top:0;width:451pt;height:474.6pt;z-index:251662336;mso-wrap-distance-left:0;mso-wrap-distance-right:0;mso-position-vertical-relative:line" coordsize="57277,60274"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">
                <v:shape id="Text Box 2" o:spid="_x0000_s1031" type="#_x0000_t202" style="position:absolute;left:1066;top:41376;width:56007;height:1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">
                  <v:textbox inset="1.2699mm,1.2699mm,1.2699mm,1.2699mm">
                    <w:txbxContent>
                      <w:p w14:paraId="3CB8379F" w14:textId="77777777" w:rsidR="00F7085F" w:rsidRDefault="00000000">
                        <w:pPr>
                          <w:pStyle w:val="BodyAA"/>
                          <w:rPr>
                            <w:sz w:val="20"/>
                          </w:rPr>
                        </w:pPr>
                        <w:r>
                          <w:rPr>
                            <w:rStyle w:val="None"/>
                          </w:rPr>
                          <w:t xml:space="preserve">Figure 3. Human performance and model comparison for (columns from left to right): foods datasets 1 and 2 and vacations datasets 1 and 2. Points in the first and second rows show sampling corresponding to individual participants, while bars show their mean values. In the first row, human and ground truth benchmark bars are connected using grey horizontal lines when </w:t>
                        </w:r>
                        <w:r>
                          <w:rPr>
                            <w:rStyle w:val="None"/>
                            <w:i/>
                            <w:iCs/>
                          </w:rPr>
                          <w:t>BF</w:t>
                        </w:r>
                        <w:r>
                          <w:rPr>
                            <w:rStyle w:val="None"/>
                            <w:i/>
                            <w:iCs/>
                            <w:vertAlign w:val="subscript"/>
                          </w:rPr>
                          <w:t>10</w:t>
                        </w:r>
                        <w:r>
                          <w:rPr>
                            <w:rStyle w:val="None"/>
                          </w:rPr>
                          <w:t xml:space="preserve"> &gt; 3 or black lines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The second row shows Bayesian information criterion values (lower values indicate better model fit) for participants (points) and their mean values (bars). Black horizontal lines indicate when </w:t>
                        </w:r>
                        <w:r>
                          <w:rPr>
                            <w:rStyle w:val="None"/>
                            <w:i/>
                            <w:iCs/>
                          </w:rPr>
                          <w:t>BF</w:t>
                        </w:r>
                        <w:r>
                          <w:rPr>
                            <w:rStyle w:val="None"/>
                            <w:i/>
                            <w:iCs/>
                            <w:vertAlign w:val="subscript"/>
                          </w:rPr>
                          <w:t>10</w:t>
                        </w:r>
                        <w:r>
                          <w:rPr>
                            <w:rStyle w:val="None"/>
                          </w:rPr>
                          <w:t xml:space="preserve"> &lt;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Style w:val="None"/>
                          </w:rPr>
                          <w:t xml:space="preserve"> . When </w:t>
                        </w:r>
                        <w:r>
                          <w:rPr>
                            <w:rStyle w:val="None"/>
                            <w:i/>
                            <w:iCs/>
                          </w:rPr>
                          <w:t>BF</w:t>
                        </w:r>
                        <w:r>
                          <w:rPr>
                            <w:rStyle w:val="None"/>
                            <w:i/>
                            <w:iCs/>
                            <w:vertAlign w:val="subscript"/>
                          </w:rPr>
                          <w:t>10</w:t>
                        </w:r>
                        <w:r>
                          <w:rPr>
                            <w:rStyle w:val="None"/>
                          </w:rPr>
                          <w:t xml:space="preserve"> &gt; 3, the horizontal line is coloured the same as the bar of the better model. The third row gives the number of participants whose choices were best fit by each model.</w:t>
                        </w:r>
                      </w:p>
                    </w:txbxContent>
                  </v:textbox>
                </v:shape>
                <v:shape id="Picture 20" o:spid="_x0000_s1032" type="#_x0000_t75" alt="Picture 20" style="position:absolute;width:57277;height:4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" strokeweight="1pt">
                  <v:stroke miterlimit="4"/>
                  <v:imagedata r:id="rId21" o:title="Picture 20"/>
                </v:shape>
                <w10:wrap anchory="line"/>
              </v:group>
            </w:pict>
          </mc:Fallback>
        </mc:AlternateContent>
      </w:r>
      <w:r>
        <w:rPr>
          <w:rStyle w:val="None"/>
          <w:rFonts w:ascii="Arial Unicode MS" w:eastAsia="Arial Unicode MS" w:hAnsi="Arial Unicode MS" w:cs="Arial Unicode MS"/>
        </w:rPr>
        <w:br w:type="page"/>
      </w:r>
    </w:p>
    <w:p w14:paraId="69EEB2A9" w14:textId="77777777" w:rsidR="00F7085F" w:rsidRDefault="00000000">
      <w:pPr>
        <w:pStyle w:val="BodyA"/>
        <w:spacing w:line="480" w:lineRule="auto"/>
        <w:rPr>
          <w:rStyle w:val="None"/>
        </w:rPr>
      </w:pPr>
      <w:r>
        <w:rPr>
          <w:rStyle w:val="None"/>
        </w:rPr>
        <w:lastRenderedPageBreak/>
        <w:t>Discussion</w:t>
      </w:r>
    </w:p>
    <w:p w14:paraId="0548F668" w14:textId="77777777" w:rsidR="00F7085F" w:rsidRDefault="00000000">
      <w:pPr>
        <w:pStyle w:val="BodyA"/>
        <w:spacing w:after="288" w:line="480" w:lineRule="auto"/>
        <w:ind w:firstLine="720"/>
        <w:rPr>
          <w:rStyle w:val="None"/>
        </w:rPr>
      </w:pPr>
      <w:r>
        <w:rPr>
          <w:rStyle w:val="None"/>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w:t>
      </w:r>
      <w:proofErr w:type="spellStart"/>
      <w:r>
        <w:rPr>
          <w:rStyle w:val="None"/>
        </w:rPr>
        <w:t>favouring</w:t>
      </w:r>
      <w:proofErr w:type="spellEnd"/>
      <w:r>
        <w:rPr>
          <w:rStyle w:val="None"/>
        </w:rPr>
        <w:t xml:space="preserve"> the biased prior model was clearest in paradigms where participants searched face images for the </w:t>
      </w:r>
      <w:proofErr w:type="gramStart"/>
      <w:r>
        <w:rPr>
          <w:rStyle w:val="None"/>
        </w:rPr>
        <w:t>one</w:t>
      </w:r>
      <w:proofErr w:type="gramEnd"/>
      <w:r>
        <w:rPr>
          <w:rStyle w:val="None"/>
        </w:rPr>
        <w:t xml:space="preserve"> they would consider the most attractive date for themselves. The biased prior also performed strongly when participants searched faces for other qualities or searched non-face images, though these paradigms lead to notable subsets of participants who were best fit by the cost to sample model. Though the biased prior model appears to be the dominant strategy, we are open to the idea that participants use multiple strategies that vary to some degree by domain. Both cost to sample and biased prior models – which are similar because they are based on a </w:t>
      </w:r>
      <w:proofErr w:type="spellStart"/>
      <w:r>
        <w:rPr>
          <w:rStyle w:val="None"/>
        </w:rPr>
        <w:t>parameterised</w:t>
      </w:r>
      <w:proofErr w:type="spellEnd"/>
      <w:r>
        <w:rPr>
          <w:rStyle w:val="None"/>
        </w:rPr>
        <w:t xml:space="preserve"> version of the ground truth benchmark – outperformed the cut off model.</w:t>
      </w:r>
    </w:p>
    <w:p w14:paraId="5B21B4AB" w14:textId="77777777" w:rsidR="00F7085F" w:rsidRDefault="00000000">
      <w:pPr>
        <w:pStyle w:val="BodyA"/>
        <w:spacing w:after="288" w:line="480" w:lineRule="auto"/>
        <w:ind w:firstLine="720"/>
        <w:rPr>
          <w:rStyle w:val="None"/>
        </w:rPr>
      </w:pPr>
      <w:r>
        <w:rPr>
          <w:rStyle w:val="None"/>
        </w:rPr>
        <w:t xml:space="preserve">Our technique for </w:t>
      </w:r>
      <w:proofErr w:type="spellStart"/>
      <w:r>
        <w:rPr>
          <w:rStyle w:val="None"/>
        </w:rPr>
        <w:t>parameterising</w:t>
      </w:r>
      <w:proofErr w:type="spellEnd"/>
      <w:r>
        <w:rPr>
          <w:rStyle w:val="None"/>
        </w:rPr>
        <w:t xml:space="preserve"> ground truth benchmarks, inspired by proposals from Costa </w:t>
      </w:r>
      <w:ins w:id="53" w:author="McKay, Ryan" w:date="2025-09-16T14:58:00Z">
        <w:r>
          <w:rPr>
            <w:rStyle w:val="None"/>
          </w:rPr>
          <w:t>and</w:t>
        </w:r>
      </w:ins>
      <w:del w:id="54" w:author="McKay, Ryan" w:date="2025-09-16T14:58:00Z">
        <w:r>
          <w:rPr>
            <w:rStyle w:val="None"/>
          </w:rPr>
          <w:delText>&amp;</w:delText>
        </w:r>
      </w:del>
      <w:r>
        <w:rPr>
          <w:rStyle w:val="None"/>
        </w:rPr>
        <w:t xml:space="preserve"> Averbeck (2015) and Todd and Miller (1999), allows us </w:t>
      </w:r>
      <w:ins w:id="55" w:author="McKay, Ryan" w:date="2025-09-16T15:00:00Z">
        <w:r>
          <w:rPr>
            <w:rStyle w:val="None"/>
          </w:rPr>
          <w:t xml:space="preserve">to </w:t>
        </w:r>
      </w:ins>
      <w:r>
        <w:rPr>
          <w:rStyle w:val="None"/>
        </w:rPr>
        <w:t xml:space="preserve">explain how participants can be highly “accurate” in the sense of making choices that </w:t>
      </w:r>
      <w:proofErr w:type="spellStart"/>
      <w:r>
        <w:rPr>
          <w:rStyle w:val="None"/>
        </w:rPr>
        <w:t>maximise</w:t>
      </w:r>
      <w:proofErr w:type="spellEnd"/>
      <w:r>
        <w:rPr>
          <w:rStyle w:val="None"/>
        </w:rPr>
        <w:t xml:space="preserve"> a corresponding participants’ image preferences. At the same time, this approach also can elucidate the subjective psychological processes that motivate participants to deviate from this notion of accuracy. Indeed, Figures S5-S7 show that, across all datasets, while the ground truth benchmark tends to achieve on average its corresponding participants’ second </w:t>
      </w:r>
      <w:proofErr w:type="spellStart"/>
      <w:r>
        <w:rPr>
          <w:rStyle w:val="None"/>
        </w:rPr>
        <w:t>favourite</w:t>
      </w:r>
      <w:proofErr w:type="spellEnd"/>
      <w:r>
        <w:rPr>
          <w:rStyle w:val="None"/>
        </w:rPr>
        <w:t xml:space="preserve"> image, the participants themselves (and the fitted models) tend to obtain the third or fourth </w:t>
      </w:r>
      <w:proofErr w:type="spellStart"/>
      <w:r>
        <w:rPr>
          <w:rStyle w:val="None"/>
        </w:rPr>
        <w:t>favourite</w:t>
      </w:r>
      <w:proofErr w:type="spellEnd"/>
      <w:r>
        <w:rPr>
          <w:rStyle w:val="None"/>
        </w:rPr>
        <w:t xml:space="preserve"> image on average. Thus, though participants can be highly accurate in the same way that the ground truth benchmark is, an optimistic outlook on the </w:t>
      </w:r>
      <w:r>
        <w:rPr>
          <w:rStyle w:val="None"/>
        </w:rPr>
        <w:lastRenderedPageBreak/>
        <w:t xml:space="preserve">prospects of future options may lead participants to sometimes continue sampling beyond the image that the ground truth model would choose. </w:t>
      </w:r>
    </w:p>
    <w:p w14:paraId="371CE980" w14:textId="77777777" w:rsidR="00F7085F" w:rsidRDefault="00000000">
      <w:pPr>
        <w:pStyle w:val="BodyA"/>
        <w:spacing w:after="288" w:line="480" w:lineRule="auto"/>
        <w:ind w:firstLine="720"/>
        <w:rPr>
          <w:rStyle w:val="None"/>
        </w:rPr>
      </w:pPr>
      <w:r>
        <w:rPr>
          <w:rStyle w:val="None"/>
        </w:rPr>
        <w:t xml:space="preserve">This approach in some ways differs from previous approaches to modelling sequential decision problems and it comes with its own advantages and disadvantages. One advantage is that we build here “cognitive models” that </w:t>
      </w:r>
      <w:proofErr w:type="spellStart"/>
      <w:r>
        <w:rPr>
          <w:rStyle w:val="None"/>
        </w:rPr>
        <w:t>formalise</w:t>
      </w:r>
      <w:proofErr w:type="spellEnd"/>
      <w:r>
        <w:rPr>
          <w:rStyle w:val="None"/>
        </w:rPr>
        <w:t xml:space="preserve"> the psychological processes that lead to choice thresholds at each sequence position and, in turn, participants’ choices themselves. </w:t>
      </w:r>
      <w:proofErr w:type="spellStart"/>
      <w:r>
        <w:rPr>
          <w:rStyle w:val="None"/>
        </w:rPr>
        <w:t>Parameterised</w:t>
      </w:r>
      <w:proofErr w:type="spellEnd"/>
      <w:r>
        <w:rPr>
          <w:rStyle w:val="None"/>
        </w:rPr>
        <w:t xml:space="preserve"> versions of the Costa </w:t>
      </w:r>
      <w:ins w:id="56" w:author="McKay, Ryan" w:date="2025-09-16T14:58:00Z">
        <w:r>
          <w:rPr>
            <w:rStyle w:val="None"/>
          </w:rPr>
          <w:t>and</w:t>
        </w:r>
      </w:ins>
      <w:del w:id="57" w:author="McKay, Ryan" w:date="2025-09-16T14:58:00Z">
        <w:r>
          <w:rPr>
            <w:rStyle w:val="None"/>
          </w:rPr>
          <w:delText>&amp;</w:delText>
        </w:r>
      </w:del>
      <w:r>
        <w:rPr>
          <w:rStyle w:val="None"/>
        </w:rPr>
        <w:t xml:space="preserve"> Averbeck (2015) model </w:t>
      </w:r>
      <w:proofErr w:type="spellStart"/>
      <w:r>
        <w:rPr>
          <w:rStyle w:val="None"/>
        </w:rPr>
        <w:t>theorise</w:t>
      </w:r>
      <w:proofErr w:type="spellEnd"/>
      <w:r>
        <w:rPr>
          <w:rStyle w:val="None"/>
        </w:rPr>
        <w:t xml:space="preserv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77777777" w:rsidR="00F7085F" w:rsidRDefault="00000000">
      <w:pPr>
        <w:pStyle w:val="BodyA"/>
        <w:spacing w:after="288" w:line="480" w:lineRule="auto"/>
        <w:ind w:firstLine="720"/>
        <w:rPr>
          <w:rStyle w:val="None"/>
        </w:rPr>
      </w:pPr>
      <w:r>
        <w:rPr>
          <w:rStyle w:val="None"/>
        </w:rPr>
        <w:t xml:space="preserve">This cognitive process approach has hardly been the only one taken in </w:t>
      </w:r>
      <w:proofErr w:type="gramStart"/>
      <w:r>
        <w:rPr>
          <w:rStyle w:val="None"/>
        </w:rPr>
        <w:t>the literature</w:t>
      </w:r>
      <w:proofErr w:type="gramEnd"/>
      <w:r>
        <w:rPr>
          <w:rStyle w:val="None"/>
        </w:rPr>
        <w:t>. 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one could test whether the biased prior model or any other model from this family produces the same response distributions or threshold patterns as produced by humans and we suggest this as a fruitful area for future research.</w:t>
      </w:r>
    </w:p>
    <w:p w14:paraId="2A432430" w14:textId="77777777" w:rsidR="00F7085F" w:rsidRDefault="00000000">
      <w:pPr>
        <w:pStyle w:val="BodyA"/>
        <w:spacing w:after="288" w:line="480" w:lineRule="auto"/>
        <w:ind w:firstLine="720"/>
        <w:rPr>
          <w:rStyle w:val="None"/>
        </w:rPr>
      </w:pPr>
      <w:r>
        <w:rPr>
          <w:rStyle w:val="None"/>
        </w:rPr>
        <w:lastRenderedPageBreak/>
        <w:t xml:space="preserve">Our models of course have limitations as well. It is not clear from our data so far why participants would have such optimistic expectations of option values or whether there are contexts </w:t>
      </w:r>
      <w:proofErr w:type="gramStart"/>
      <w:r>
        <w:rPr>
          <w:rStyle w:val="None"/>
        </w:rPr>
        <w:t>where</w:t>
      </w:r>
      <w:proofErr w:type="gramEnd"/>
      <w:r>
        <w:rPr>
          <w:rStyle w:val="None"/>
        </w:rPr>
        <w:t xml:space="preserve"> adopting such an attitude might be advantageous. Moreover, the backward induction technique the biased prior and cost to sample models </w:t>
      </w:r>
      <w:proofErr w:type="gramStart"/>
      <w:r>
        <w:rPr>
          <w:rStyle w:val="None"/>
        </w:rPr>
        <w:t>use</w:t>
      </w:r>
      <w:proofErr w:type="gramEnd"/>
      <w:r>
        <w:rPr>
          <w:rStyle w:val="None"/>
        </w:rPr>
        <w:t xml:space="preserve"> to derive expected values of prospective option values involves a complex computation that precludes conscious, voluntary or effortful computation by participants. Nevertheless, there is some brain imaging evidence that brain responses can indeed track backward induction computations (Costa &amp; Averbeck, 2015; Furl &amp; Averbeck, 2011). Moreover, it is not well established that previously proposed “heuristics” such as computing which cut off can “satisfice” (Todd &amp; Miller, 1999) or deriving a line, extrapolating points along it, then using those points as acceptance thresholds (Baumann et al., 2023) are activities that most participants can in fact compute easily in a conscious or deliberate way within working memory constraints. Moreover, evidence is lacking for any brain representations of quantities related to these heuristics, which would empirically support their computational plausibility. The idea of heuristics however is appealing, and we believe future work should indeed be focused on identifying simpler cognitive process models, such as ones that approximate backwards induction without its complexity.</w:t>
      </w:r>
    </w:p>
    <w:p w14:paraId="6CD000B4" w14:textId="77777777" w:rsidR="00F7085F" w:rsidRDefault="00000000">
      <w:pPr>
        <w:pStyle w:val="BodyA"/>
        <w:spacing w:after="288" w:line="480" w:lineRule="auto"/>
        <w:ind w:firstLine="720"/>
        <w:rPr>
          <w:rStyle w:val="None"/>
        </w:rPr>
      </w:pPr>
      <w:r>
        <w:rPr>
          <w:rStyle w:val="None"/>
        </w:rPr>
        <w:t xml:space="preserve">As mentioned, the reasons that participants might use a biased prior strategy are not obvious. One possibility might lie in how the prior distribution is learned by participants. For example, participants may selectively remember high quality options that they hope to select later while forgetting </w:t>
      </w:r>
      <w:proofErr w:type="gramStart"/>
      <w:r>
        <w:rPr>
          <w:rStyle w:val="None"/>
        </w:rPr>
        <w:t>less</w:t>
      </w:r>
      <w:proofErr w:type="gramEnd"/>
      <w:r>
        <w:rPr>
          <w:rStyle w:val="None"/>
        </w:rPr>
        <w:t xml:space="preserve"> interesting options. This selective learning of certain high-quality items could occur 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w:t>
      </w:r>
      <w:r>
        <w:rPr>
          <w:rStyle w:val="None"/>
        </w:rPr>
        <w:lastRenderedPageBreak/>
        <w:t xml:space="preserve">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77777777" w:rsidR="00F7085F" w:rsidRDefault="00000000">
      <w:pPr>
        <w:pStyle w:val="BodyA"/>
        <w:spacing w:after="288" w:line="480" w:lineRule="auto"/>
        <w:ind w:firstLine="720"/>
        <w:rPr>
          <w:rStyle w:val="None"/>
        </w:rPr>
      </w:pPr>
      <w:r>
        <w:rPr>
          <w:rStyle w:val="None"/>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w:t>
      </w:r>
      <w:proofErr w:type="gramStart"/>
      <w:r>
        <w:rPr>
          <w:rStyle w:val="None"/>
        </w:rPr>
        <w:t>ground truth</w:t>
      </w:r>
      <w:proofErr w:type="gramEnd"/>
      <w:r>
        <w:rPr>
          <w:rStyle w:val="None"/>
        </w:rPr>
        <w:t xml:space="preserve"> benchmark. Perhaps most importantly, the tasks varied by domain. Our preliminary hypothesis (Furl et al., 2019) was that these long searches arise from a predisposition to use a </w:t>
      </w:r>
      <w:proofErr w:type="gramStart"/>
      <w:r>
        <w:rPr>
          <w:rStyle w:val="None"/>
        </w:rPr>
        <w:t>high-threshold</w:t>
      </w:r>
      <w:proofErr w:type="gramEnd"/>
      <w:r>
        <w:rPr>
          <w:rStyle w:val="None"/>
        </w:rPr>
        <w:t xml:space="preserve"> when choosing mates, a phenomenon claimed to hold for animals by the </w:t>
      </w:r>
      <w:proofErr w:type="spellStart"/>
      <w:r>
        <w:rPr>
          <w:rStyle w:val="None"/>
        </w:rPr>
        <w:t>behavioural</w:t>
      </w:r>
      <w:proofErr w:type="spellEnd"/>
      <w:r>
        <w:rPr>
          <w:rStyle w:val="None"/>
        </w:rPr>
        <w:t xml:space="preserve"> ecology literature (Valone et al., 1996). In contrast to this hypothesis, long searches appear to be a broader phenomenon that </w:t>
      </w:r>
      <w:proofErr w:type="spellStart"/>
      <w:r>
        <w:rPr>
          <w:rStyle w:val="None"/>
        </w:rPr>
        <w:t>generalises</w:t>
      </w:r>
      <w:proofErr w:type="spellEnd"/>
      <w:r>
        <w:rPr>
          <w:rStyle w:val="None"/>
        </w:rPr>
        <w:t xml:space="preserve"> beyond personal mate choice 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77777777" w:rsidR="00F7085F" w:rsidRDefault="00000000">
      <w:pPr>
        <w:pStyle w:val="BodyA"/>
        <w:spacing w:after="288" w:line="480" w:lineRule="auto"/>
        <w:ind w:firstLine="720"/>
        <w:rPr>
          <w:rStyle w:val="None"/>
        </w:rPr>
      </w:pPr>
      <w:r>
        <w:rPr>
          <w:rStyle w:val="None"/>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w:t>
      </w:r>
      <w:r>
        <w:rPr>
          <w:rStyle w:val="None"/>
        </w:rPr>
        <w:lastRenderedPageBreak/>
        <w:t xml:space="preserve">in sample size from 20 (facial attractiveness dataset 1, matchmaker dataset and trustworthiness dataset 1) to 75 (Facial attractiveness dataset 2, foods dataset 1 and vacations dataset 1). The number of sequences per </w:t>
      </w:r>
      <w:commentRangeStart w:id="58"/>
      <w:r>
        <w:rPr>
          <w:rStyle w:val="None"/>
        </w:rPr>
        <w:t>participants</w:t>
      </w:r>
      <w:commentRangeEnd w:id="58"/>
      <w:r>
        <w:commentReference w:id="58"/>
      </w:r>
      <w:r>
        <w:rPr>
          <w:rStyle w:val="None"/>
        </w:rPr>
        <w:t xml:space="preserve"> varied from only five (Facial attractiveness datasets 2 and 3, foods dataset 1 and 2 and vacations dataset 1 and 2) to 40 (trustworthiness dataset 2). There was also no systematic relationship between the best-fitting </w:t>
      </w:r>
      <w:proofErr w:type="gramStart"/>
      <w:r>
        <w:rPr>
          <w:rStyle w:val="None"/>
        </w:rPr>
        <w:t>models</w:t>
      </w:r>
      <w:proofErr w:type="gramEnd"/>
      <w:r>
        <w:rPr>
          <w:rStyle w:val="None"/>
        </w:rPr>
        <w:t xml:space="preserve"> and the number </w:t>
      </w:r>
      <w:proofErr w:type="gramStart"/>
      <w:r>
        <w:rPr>
          <w:rStyle w:val="None"/>
        </w:rPr>
        <w:t>of times</w:t>
      </w:r>
      <w:proofErr w:type="gramEnd"/>
      <w:r>
        <w:rPr>
          <w:rStyle w:val="None"/>
        </w:rPr>
        <w:t xml:space="preserve"> potential options were rated in phase 1 nor whether there was an intervening distractor task between phase 1 and the full information decision task. </w:t>
      </w:r>
    </w:p>
    <w:p w14:paraId="68983D00" w14:textId="77777777" w:rsidR="00F7085F" w:rsidRDefault="00000000">
      <w:pPr>
        <w:pStyle w:val="BodyA"/>
        <w:spacing w:after="288" w:line="480" w:lineRule="auto"/>
        <w:ind w:firstLine="720"/>
        <w:rPr>
          <w:rStyle w:val="None"/>
        </w:rPr>
      </w:pPr>
      <w:r>
        <w:rPr>
          <w:rStyle w:val="None"/>
        </w:rPr>
        <w:t xml:space="preserve">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w:t>
      </w:r>
      <w:proofErr w:type="gramStart"/>
      <w:r>
        <w:rPr>
          <w:rStyle w:val="None"/>
        </w:rPr>
        <w:t>more and more</w:t>
      </w:r>
      <w:proofErr w:type="gramEnd"/>
      <w:r>
        <w:rPr>
          <w:rStyle w:val="None"/>
        </w:rPr>
        <w:t xml:space="preserv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Default="00000000">
      <w:pPr>
        <w:pStyle w:val="Body"/>
      </w:pPr>
      <w:r>
        <w:rPr>
          <w:rStyle w:val="None"/>
          <w:rFonts w:ascii="Arial Unicode MS" w:eastAsia="Arial Unicode MS" w:hAnsi="Arial Unicode MS" w:cs="Arial Unicode MS"/>
          <w:lang w:val="en-US"/>
        </w:rPr>
        <w:br w:type="page"/>
      </w:r>
    </w:p>
    <w:p w14:paraId="6153849C" w14:textId="77777777" w:rsidR="00F7085F" w:rsidRDefault="00000000">
      <w:pPr>
        <w:pStyle w:val="BodyA"/>
        <w:spacing w:after="288" w:line="480" w:lineRule="auto"/>
        <w:rPr>
          <w:rStyle w:val="None"/>
        </w:rPr>
      </w:pPr>
      <w:r>
        <w:rPr>
          <w:rStyle w:val="None"/>
        </w:rPr>
        <w:lastRenderedPageBreak/>
        <w:t>Acknowledgements</w:t>
      </w:r>
    </w:p>
    <w:p w14:paraId="5C133255" w14:textId="77777777" w:rsidR="00F7085F" w:rsidRDefault="00000000">
      <w:pPr>
        <w:pStyle w:val="BodyA"/>
        <w:spacing w:after="288" w:line="480" w:lineRule="auto"/>
        <w:rPr>
          <w:rStyle w:val="None"/>
        </w:rPr>
      </w:pPr>
      <w:r>
        <w:rPr>
          <w:rStyle w:val="None"/>
        </w:rPr>
        <w:t xml:space="preserve">R.M. acknowledges funding support from the </w:t>
      </w:r>
      <w:del w:id="59" w:author="McKay, Ryan" w:date="2025-09-16T15:02:00Z">
        <w:r>
          <w:rPr>
            <w:rStyle w:val="None"/>
          </w:rPr>
          <w:delText xml:space="preserve">Cogito Foundation [grant number R10917] and the </w:delText>
        </w:r>
      </w:del>
      <w:r>
        <w:rPr>
          <w:rStyle w:val="None"/>
        </w:rPr>
        <w:t>NOMIS Foundation (“Collective Delusions: Social Identity and Scientific Misbeliefs”)</w:t>
      </w:r>
      <w:ins w:id="60" w:author="McKay, Ryan" w:date="2025-09-16T15:02:00Z">
        <w:r>
          <w:rPr>
            <w:rStyle w:val="None"/>
          </w:rPr>
          <w:t xml:space="preserve"> and </w:t>
        </w:r>
      </w:ins>
      <w:ins w:id="61" w:author="McKay, Ryan" w:date="2025-09-16T15:04:00Z">
        <w:r>
          <w:rPr>
            <w:rStyle w:val="None"/>
          </w:rPr>
          <w:t>a Leverhulme International Professorship Grant (LIP-2022-001)</w:t>
        </w:r>
      </w:ins>
      <w:r>
        <w:rPr>
          <w:rStyle w:val="None"/>
        </w:rPr>
        <w:t xml:space="preserve">. We would like to thank Salma Gilani, </w:t>
      </w:r>
      <w:proofErr w:type="spellStart"/>
      <w:r>
        <w:rPr>
          <w:rStyle w:val="None"/>
        </w:rPr>
        <w:t>Alkisti</w:t>
      </w:r>
      <w:proofErr w:type="spellEnd"/>
      <w:r>
        <w:rPr>
          <w:rStyle w:val="None"/>
        </w:rPr>
        <w:t xml:space="preserve"> Karagounis, Santiago Torchairo, and Emanuel Zobev for their help in collecting the data.</w:t>
      </w:r>
    </w:p>
    <w:p w14:paraId="677EC2AA" w14:textId="77777777" w:rsidR="00F7085F" w:rsidRDefault="00F7085F">
      <w:pPr>
        <w:pStyle w:val="BodyA"/>
        <w:spacing w:after="288" w:line="480" w:lineRule="auto"/>
        <w:rPr>
          <w:rStyle w:val="None"/>
        </w:rPr>
      </w:pPr>
    </w:p>
    <w:p w14:paraId="04FEE128" w14:textId="77777777" w:rsidR="00F7085F" w:rsidRDefault="00F7085F">
      <w:pPr>
        <w:pStyle w:val="BodyA"/>
        <w:spacing w:after="288" w:line="480" w:lineRule="auto"/>
        <w:ind w:firstLine="720"/>
        <w:rPr>
          <w:rStyle w:val="None"/>
        </w:rPr>
      </w:pPr>
    </w:p>
    <w:p w14:paraId="41107680" w14:textId="77777777" w:rsidR="00F7085F" w:rsidRDefault="00F7085F">
      <w:pPr>
        <w:pStyle w:val="BodyA"/>
        <w:spacing w:after="288" w:line="480" w:lineRule="auto"/>
        <w:ind w:firstLine="720"/>
        <w:rPr>
          <w:rStyle w:val="None"/>
        </w:rPr>
      </w:pPr>
    </w:p>
    <w:p w14:paraId="2F9EE478" w14:textId="77777777" w:rsidR="00F7085F" w:rsidRDefault="00F7085F">
      <w:pPr>
        <w:pStyle w:val="BodyA"/>
        <w:spacing w:after="288" w:line="480" w:lineRule="auto"/>
        <w:ind w:firstLine="720"/>
        <w:rPr>
          <w:rStyle w:val="None"/>
        </w:rPr>
      </w:pPr>
    </w:p>
    <w:p w14:paraId="7DAF8C82" w14:textId="77777777" w:rsidR="00F7085F" w:rsidRDefault="00000000">
      <w:pPr>
        <w:pStyle w:val="BodyA"/>
        <w:spacing w:line="480" w:lineRule="auto"/>
      </w:pPr>
      <w:r>
        <w:rPr>
          <w:rStyle w:val="None"/>
          <w:rFonts w:ascii="Arial Unicode MS" w:eastAsia="Arial Unicode MS" w:hAnsi="Arial Unicode MS" w:cs="Arial Unicode MS"/>
        </w:rPr>
        <w:br w:type="page"/>
      </w:r>
    </w:p>
    <w:p w14:paraId="52AE4AEA" w14:textId="77777777" w:rsidR="00F7085F" w:rsidRDefault="00000000">
      <w:pPr>
        <w:pStyle w:val="BodyA"/>
        <w:spacing w:after="288" w:line="480" w:lineRule="auto"/>
        <w:rPr>
          <w:rStyle w:val="None"/>
        </w:rPr>
      </w:pPr>
      <w:r>
        <w:rPr>
          <w:rStyle w:val="None"/>
        </w:rPr>
        <w:lastRenderedPageBreak/>
        <w:t>References</w:t>
      </w:r>
    </w:p>
    <w:p w14:paraId="037CDE3C" w14:textId="77777777" w:rsidR="00F7085F" w:rsidRDefault="00000000">
      <w:pPr>
        <w:pStyle w:val="BodyA"/>
        <w:spacing w:after="120" w:line="480" w:lineRule="auto"/>
        <w:ind w:firstLine="720"/>
        <w:rPr>
          <w:rStyle w:val="None"/>
        </w:rPr>
      </w:pPr>
      <w:r>
        <w:rPr>
          <w:rStyle w:val="None"/>
        </w:rPr>
        <w:t xml:space="preserve">Anwyl-Irvine, A. L., </w:t>
      </w:r>
      <w:proofErr w:type="spellStart"/>
      <w:r>
        <w:rPr>
          <w:rStyle w:val="None"/>
        </w:rPr>
        <w:t>Massonnié</w:t>
      </w:r>
      <w:proofErr w:type="spellEnd"/>
      <w:r>
        <w:rPr>
          <w:rStyle w:val="None"/>
        </w:rPr>
        <w:t xml:space="preserve">, J., Flitton, A., Kirkham, N., &amp; Evershed, J. K. (2020). Gorilla in our midst: An online behavioral experiment builder. </w:t>
      </w:r>
      <w:r>
        <w:rPr>
          <w:rStyle w:val="None"/>
          <w:i/>
          <w:iCs/>
        </w:rPr>
        <w:t>Behavior Research Methods 52,</w:t>
      </w:r>
      <w:r>
        <w:rPr>
          <w:rStyle w:val="None"/>
        </w:rPr>
        <w:t xml:space="preserve"> 388–407. </w:t>
      </w:r>
      <w:hyperlink r:id="rId22" w:history="1">
        <w:r>
          <w:rPr>
            <w:rStyle w:val="Hyperlink0"/>
          </w:rPr>
          <w:t>https://doi.org/10.3758/s13428-019-01237-x</w:t>
        </w:r>
      </w:hyperlink>
    </w:p>
    <w:p w14:paraId="68665480" w14:textId="77777777" w:rsidR="00F7085F" w:rsidRDefault="00000000">
      <w:pPr>
        <w:pStyle w:val="BodyA"/>
        <w:spacing w:after="120" w:line="480" w:lineRule="auto"/>
        <w:ind w:firstLine="720"/>
      </w:pPr>
      <w:r>
        <w:rPr>
          <w:rStyle w:val="None"/>
        </w:rPr>
        <w:t xml:space="preserve">Baumann, C., Singmann, H., Gershman, S. J., &amp; von </w:t>
      </w:r>
      <w:proofErr w:type="spellStart"/>
      <w:r>
        <w:rPr>
          <w:rStyle w:val="None"/>
        </w:rPr>
        <w:t>Helversen</w:t>
      </w:r>
      <w:proofErr w:type="spellEnd"/>
      <w:r>
        <w:rPr>
          <w:rStyle w:val="None"/>
        </w:rPr>
        <w:t xml:space="preserve">, B. (2020). A linear threshold model for optimal stopping behavior. </w:t>
      </w:r>
      <w:r>
        <w:rPr>
          <w:rStyle w:val="None"/>
          <w:i/>
          <w:iCs/>
        </w:rPr>
        <w:t>Proceedings of the National Academy of Sciences 117,</w:t>
      </w:r>
      <w:r>
        <w:rPr>
          <w:rStyle w:val="None"/>
        </w:rPr>
        <w:t xml:space="preserve"> 12750–12755. </w:t>
      </w:r>
      <w:hyperlink r:id="rId23" w:history="1">
        <w:r>
          <w:rPr>
            <w:rStyle w:val="Hyperlink0"/>
          </w:rPr>
          <w:t>https://doi.org/10.1073/pnas.2002312117</w:t>
        </w:r>
      </w:hyperlink>
    </w:p>
    <w:p w14:paraId="38C48EE3" w14:textId="77777777" w:rsidR="00F7085F" w:rsidRDefault="00000000">
      <w:pPr>
        <w:pStyle w:val="BodyA"/>
        <w:spacing w:after="120" w:line="480" w:lineRule="auto"/>
        <w:ind w:firstLine="720"/>
      </w:pPr>
      <w:r>
        <w:rPr>
          <w:rStyle w:val="None"/>
        </w:rPr>
        <w:t xml:space="preserve">Baumann, C., Schlegelmilch, R., &amp; von </w:t>
      </w:r>
      <w:proofErr w:type="spellStart"/>
      <w:r>
        <w:rPr>
          <w:rStyle w:val="None"/>
        </w:rPr>
        <w:t>Helversen</w:t>
      </w:r>
      <w:proofErr w:type="spellEnd"/>
      <w:r>
        <w:rPr>
          <w:rStyle w:val="None"/>
        </w:rPr>
        <w:t xml:space="preserve">, B. (2023). Adaptive behavior in optimal sequential search. Journal of Experimental Psychology: General, 152(3), 657–692. </w:t>
      </w:r>
      <w:hyperlink r:id="rId24" w:history="1">
        <w:r>
          <w:rPr>
            <w:rStyle w:val="Hyperlink1"/>
          </w:rPr>
          <w:t>https://doi.org/10.1037/xge0001287</w:t>
        </w:r>
      </w:hyperlink>
    </w:p>
    <w:p w14:paraId="67AA72E1" w14:textId="77777777" w:rsidR="00F7085F" w:rsidRDefault="00000000">
      <w:pPr>
        <w:pStyle w:val="BodyA"/>
        <w:spacing w:after="120" w:line="480" w:lineRule="auto"/>
        <w:ind w:firstLine="720"/>
        <w:rPr>
          <w:rStyle w:val="None"/>
        </w:rPr>
      </w:pPr>
      <w:r>
        <w:rPr>
          <w:rStyle w:val="None"/>
        </w:rPr>
        <w:t xml:space="preserve">Bainbridge, W. A., Isola, P., &amp; Oliva, A. (2013). The intrinsic memorability of face photographs. </w:t>
      </w:r>
      <w:r>
        <w:rPr>
          <w:rStyle w:val="None"/>
          <w:i/>
          <w:iCs/>
        </w:rPr>
        <w:t>Journal of Experimental Psychology: General 142,</w:t>
      </w:r>
      <w:r>
        <w:rPr>
          <w:rStyle w:val="None"/>
        </w:rPr>
        <w:t xml:space="preserve"> 1323–1334. </w:t>
      </w:r>
      <w:hyperlink r:id="rId25" w:history="1">
        <w:r>
          <w:rPr>
            <w:rStyle w:val="Hyperlink0"/>
          </w:rPr>
          <w:t>https://doi.org/10.1037/a0033872</w:t>
        </w:r>
      </w:hyperlink>
    </w:p>
    <w:p w14:paraId="11060878" w14:textId="77777777" w:rsidR="00F7085F" w:rsidRDefault="00000000">
      <w:pPr>
        <w:pStyle w:val="BodyA"/>
        <w:spacing w:after="120" w:line="480" w:lineRule="auto"/>
        <w:ind w:firstLine="720"/>
        <w:rPr>
          <w:rStyle w:val="None"/>
        </w:rPr>
      </w:pPr>
      <w:r>
        <w:rPr>
          <w:rStyle w:val="None"/>
        </w:rPr>
        <w:t>Blechert, J., Lender, A., Polk, S., Busch, N. A., &amp; Ohla, K. (2019). Food-</w:t>
      </w:r>
      <w:proofErr w:type="spellStart"/>
      <w:r>
        <w:rPr>
          <w:rStyle w:val="None"/>
        </w:rPr>
        <w:t>Pics_Extended</w:t>
      </w:r>
      <w:proofErr w:type="spellEnd"/>
      <w:r>
        <w:rPr>
          <w:rStyle w:val="None"/>
        </w:rPr>
        <w:t xml:space="preserve"> — An Image Database for Experimental Research on Eating and Appetite: Additional Images, Normative Ratings and an Updated Review. </w:t>
      </w:r>
      <w:r>
        <w:rPr>
          <w:rStyle w:val="None"/>
          <w:i/>
          <w:iCs/>
        </w:rPr>
        <w:t>Frontiers in Psychology, 10,</w:t>
      </w:r>
      <w:r>
        <w:rPr>
          <w:rStyle w:val="None"/>
        </w:rPr>
        <w:t xml:space="preserve"> 307. </w:t>
      </w:r>
      <w:hyperlink r:id="rId26" w:history="1">
        <w:r>
          <w:rPr>
            <w:rStyle w:val="Hyperlink0"/>
          </w:rPr>
          <w:t>https://doi.org/10.3389/fpsyg.2019.00307</w:t>
        </w:r>
      </w:hyperlink>
    </w:p>
    <w:p w14:paraId="2F7F9832" w14:textId="77777777" w:rsidR="00F7085F" w:rsidRDefault="00000000">
      <w:pPr>
        <w:pStyle w:val="BodyA"/>
        <w:spacing w:after="120" w:line="480" w:lineRule="auto"/>
        <w:ind w:firstLine="720"/>
        <w:rPr>
          <w:rStyle w:val="Hyperlink0"/>
        </w:rPr>
      </w:pPr>
      <w:r>
        <w:rPr>
          <w:rStyle w:val="None"/>
        </w:rPr>
        <w:t xml:space="preserve">Cardinale, E. M., Pagliaccio, D., </w:t>
      </w:r>
      <w:proofErr w:type="spellStart"/>
      <w:r>
        <w:rPr>
          <w:rStyle w:val="None"/>
        </w:rPr>
        <w:t>Swetlitz</w:t>
      </w:r>
      <w:proofErr w:type="spellEnd"/>
      <w:r>
        <w:rPr>
          <w:rStyle w:val="None"/>
        </w:rPr>
        <w:t xml:space="preserve">, C., Grassie, H., Abend, R., Costa, V., Averbeck, B. B., Brotman, M. A., Pine, D. S., </w:t>
      </w:r>
      <w:proofErr w:type="spellStart"/>
      <w:r>
        <w:rPr>
          <w:rStyle w:val="None"/>
        </w:rPr>
        <w:t>Leibenluft</w:t>
      </w:r>
      <w:proofErr w:type="spellEnd"/>
      <w:r>
        <w:rPr>
          <w:rStyle w:val="None"/>
        </w:rPr>
        <w:t xml:space="preserve">, E., &amp; </w:t>
      </w:r>
      <w:proofErr w:type="spellStart"/>
      <w:r>
        <w:rPr>
          <w:rStyle w:val="None"/>
        </w:rPr>
        <w:t>Kircanski</w:t>
      </w:r>
      <w:proofErr w:type="spellEnd"/>
      <w:r>
        <w:rPr>
          <w:rStyle w:val="None"/>
        </w:rPr>
        <w:t xml:space="preserve">, K. (2021). Deliberative choice strategies in youths: Relevance to transdiagnostic anxiety symptoms. </w:t>
      </w:r>
      <w:r>
        <w:rPr>
          <w:rStyle w:val="None"/>
          <w:i/>
          <w:iCs/>
        </w:rPr>
        <w:t>Clinical Psychological Science</w:t>
      </w:r>
      <w:r>
        <w:rPr>
          <w:rStyle w:val="None"/>
        </w:rPr>
        <w:t xml:space="preserve">, 1–11. </w:t>
      </w:r>
      <w:hyperlink r:id="rId27" w:history="1">
        <w:r>
          <w:rPr>
            <w:rStyle w:val="Hyperlink0"/>
          </w:rPr>
          <w:t>https://doi.org/10.1177/2167702621991805</w:t>
        </w:r>
      </w:hyperlink>
    </w:p>
    <w:p w14:paraId="4CFE7D45" w14:textId="77777777" w:rsidR="00F7085F" w:rsidRDefault="00000000">
      <w:pPr>
        <w:pStyle w:val="BodyAA"/>
        <w:spacing w:after="120" w:line="480" w:lineRule="auto"/>
        <w:ind w:firstLine="720"/>
        <w:rPr>
          <w:rStyle w:val="None"/>
        </w:rPr>
      </w:pPr>
      <w:r>
        <w:rPr>
          <w:rStyle w:val="None"/>
        </w:rPr>
        <w:t xml:space="preserve">Castellano, S., Cadeddu, G., &amp; </w:t>
      </w:r>
      <w:proofErr w:type="spellStart"/>
      <w:r>
        <w:rPr>
          <w:rStyle w:val="None"/>
        </w:rPr>
        <w:t>Cermelli</w:t>
      </w:r>
      <w:proofErr w:type="spellEnd"/>
      <w:r>
        <w:rPr>
          <w:rStyle w:val="None"/>
        </w:rPr>
        <w:t xml:space="preserve">, P. (2012). Computational mate choice: Theory and empirical evidence. </w:t>
      </w:r>
      <w:proofErr w:type="spellStart"/>
      <w:r>
        <w:rPr>
          <w:rStyle w:val="None"/>
          <w:i/>
          <w:iCs/>
        </w:rPr>
        <w:t>Behavioural</w:t>
      </w:r>
      <w:proofErr w:type="spellEnd"/>
      <w:r>
        <w:rPr>
          <w:rStyle w:val="None"/>
          <w:i/>
          <w:iCs/>
        </w:rPr>
        <w:t xml:space="preserve"> Processes, 90,</w:t>
      </w:r>
      <w:r>
        <w:rPr>
          <w:rStyle w:val="None"/>
        </w:rPr>
        <w:t xml:space="preserve"> 261–277. </w:t>
      </w:r>
      <w:hyperlink r:id="rId28" w:history="1">
        <w:r>
          <w:rPr>
            <w:rStyle w:val="Hyperlink0"/>
          </w:rPr>
          <w:t>https://doi.org/10.1016/j.beproc.2012.02.010</w:t>
        </w:r>
      </w:hyperlink>
    </w:p>
    <w:p w14:paraId="5A18A85E" w14:textId="77777777" w:rsidR="00F7085F" w:rsidRDefault="00000000">
      <w:pPr>
        <w:pStyle w:val="BodyAA"/>
        <w:spacing w:after="120" w:line="480" w:lineRule="auto"/>
        <w:ind w:firstLine="720"/>
        <w:rPr>
          <w:rStyle w:val="None"/>
        </w:rPr>
      </w:pPr>
      <w:r>
        <w:rPr>
          <w:rStyle w:val="None"/>
        </w:rPr>
        <w:lastRenderedPageBreak/>
        <w:t xml:space="preserve">Castellano, S., &amp; </w:t>
      </w:r>
      <w:proofErr w:type="spellStart"/>
      <w:r>
        <w:rPr>
          <w:rStyle w:val="None"/>
        </w:rPr>
        <w:t>Cermelli</w:t>
      </w:r>
      <w:proofErr w:type="spellEnd"/>
      <w:r>
        <w:rPr>
          <w:rStyle w:val="None"/>
        </w:rPr>
        <w:t xml:space="preserve">, P. (2011). Sampling and assessment accuracy in mate choice: A random-walk model of information processing in mating decision. </w:t>
      </w:r>
      <w:r>
        <w:rPr>
          <w:rStyle w:val="None"/>
          <w:i/>
          <w:iCs/>
        </w:rPr>
        <w:t>Journal of Theoretical Biology, 274,</w:t>
      </w:r>
      <w:r>
        <w:rPr>
          <w:rStyle w:val="None"/>
        </w:rPr>
        <w:t xml:space="preserve"> 161–169. </w:t>
      </w:r>
      <w:hyperlink r:id="rId29" w:history="1">
        <w:r>
          <w:rPr>
            <w:rStyle w:val="Hyperlink0"/>
          </w:rPr>
          <w:t>https://doi.org/10.1016/j.jtbi.2011.01.001</w:t>
        </w:r>
      </w:hyperlink>
    </w:p>
    <w:p w14:paraId="7EFFF1FD" w14:textId="77777777" w:rsidR="00F7085F" w:rsidRDefault="00000000">
      <w:pPr>
        <w:pStyle w:val="BodyA"/>
        <w:spacing w:after="120" w:line="480" w:lineRule="auto"/>
        <w:ind w:firstLine="720"/>
        <w:rPr>
          <w:rStyle w:val="None"/>
        </w:rPr>
      </w:pPr>
      <w:r>
        <w:rPr>
          <w:rStyle w:val="None"/>
        </w:rPr>
        <w:t xml:space="preserve">Cohen, J. (1988). </w:t>
      </w:r>
      <w:r>
        <w:rPr>
          <w:rStyle w:val="None"/>
          <w:i/>
          <w:iCs/>
        </w:rPr>
        <w:t>Statistical power analysis for the behavioral sciences</w:t>
      </w:r>
      <w:r>
        <w:rPr>
          <w:rStyle w:val="None"/>
        </w:rPr>
        <w:t xml:space="preserve"> (2nd ed.). Hillsdale, NJ: Lawrence Erlbaum Associates. </w:t>
      </w:r>
    </w:p>
    <w:p w14:paraId="3BF380EE" w14:textId="77777777" w:rsidR="00F7085F" w:rsidRDefault="00000000">
      <w:pPr>
        <w:pStyle w:val="BodyA"/>
        <w:spacing w:after="120" w:line="480" w:lineRule="auto"/>
        <w:ind w:firstLine="720"/>
        <w:rPr>
          <w:rStyle w:val="None"/>
        </w:rPr>
      </w:pPr>
      <w:r>
        <w:rPr>
          <w:rStyle w:val="None"/>
        </w:rPr>
        <w:t xml:space="preserve">Costa, V. D, &amp; Averbeck, B. B. (2015). Frontal-parietal and limbic-striatal activity underlies information sampling in the best choice problem. </w:t>
      </w:r>
      <w:r>
        <w:rPr>
          <w:rStyle w:val="None"/>
          <w:i/>
          <w:iCs/>
        </w:rPr>
        <w:t>Cerebral Cortex</w:t>
      </w:r>
      <w:r>
        <w:rPr>
          <w:rStyle w:val="None"/>
        </w:rPr>
        <w:t xml:space="preserve"> </w:t>
      </w:r>
      <w:r>
        <w:rPr>
          <w:rStyle w:val="None"/>
          <w:i/>
          <w:iCs/>
        </w:rPr>
        <w:t>25,</w:t>
      </w:r>
      <w:r>
        <w:rPr>
          <w:rStyle w:val="None"/>
        </w:rPr>
        <w:t xml:space="preserve"> 972–982. </w:t>
      </w:r>
      <w:hyperlink r:id="rId30" w:history="1">
        <w:r>
          <w:rPr>
            <w:rStyle w:val="Hyperlink0"/>
          </w:rPr>
          <w:t>https://doi.org/10.1093/cercor/bht286</w:t>
        </w:r>
      </w:hyperlink>
      <w:r>
        <w:rPr>
          <w:rStyle w:val="None"/>
        </w:rPr>
        <w:t>.</w:t>
      </w:r>
    </w:p>
    <w:p w14:paraId="07A5F46B" w14:textId="77777777" w:rsidR="00F7085F" w:rsidRDefault="00000000">
      <w:pPr>
        <w:pStyle w:val="BodyA"/>
        <w:spacing w:after="120" w:line="480" w:lineRule="auto"/>
        <w:ind w:firstLine="720"/>
        <w:rPr>
          <w:rStyle w:val="Hyperlink0"/>
        </w:rPr>
      </w:pPr>
      <w:r>
        <w:rPr>
          <w:rStyle w:val="None"/>
        </w:rPr>
        <w:t xml:space="preserve">Ferguson, T. S. (1989). Who solved the </w:t>
      </w:r>
      <w:proofErr w:type="gramStart"/>
      <w:r>
        <w:rPr>
          <w:rStyle w:val="None"/>
        </w:rPr>
        <w:t>secretary</w:t>
      </w:r>
      <w:proofErr w:type="gramEnd"/>
      <w:r>
        <w:rPr>
          <w:rStyle w:val="None"/>
        </w:rPr>
        <w:t xml:space="preserve"> problem? </w:t>
      </w:r>
      <w:r>
        <w:rPr>
          <w:rStyle w:val="None"/>
          <w:i/>
          <w:iCs/>
        </w:rPr>
        <w:t>Statistical Science 4</w:t>
      </w:r>
      <w:r>
        <w:rPr>
          <w:rStyle w:val="None"/>
        </w:rPr>
        <w:t xml:space="preserve">, 282–289. </w:t>
      </w:r>
      <w:hyperlink r:id="rId31" w:history="1">
        <w:r>
          <w:rPr>
            <w:rStyle w:val="Hyperlink0"/>
          </w:rPr>
          <w:t>https://doi.org/10.1214/ss/1177012493</w:t>
        </w:r>
      </w:hyperlink>
    </w:p>
    <w:p w14:paraId="049E6B11" w14:textId="77777777" w:rsidR="00F7085F" w:rsidRDefault="00000000">
      <w:pPr>
        <w:pStyle w:val="BodyAA"/>
        <w:spacing w:after="120" w:line="480" w:lineRule="auto"/>
        <w:ind w:firstLine="720"/>
        <w:rPr>
          <w:rStyle w:val="None"/>
        </w:rPr>
      </w:pPr>
      <w:r>
        <w:rPr>
          <w:rStyle w:val="None"/>
        </w:rPr>
        <w:t xml:space="preserve">Freeman, P. R. (1983). The secretary problem and its extensions: </w:t>
      </w:r>
      <w:proofErr w:type="gramStart"/>
      <w:r>
        <w:rPr>
          <w:rStyle w:val="None"/>
        </w:rPr>
        <w:t>A review</w:t>
      </w:r>
      <w:proofErr w:type="gramEnd"/>
      <w:r>
        <w:rPr>
          <w:rStyle w:val="None"/>
        </w:rPr>
        <w:t xml:space="preserve">. </w:t>
      </w:r>
      <w:r>
        <w:rPr>
          <w:rStyle w:val="None"/>
          <w:i/>
          <w:iCs/>
        </w:rPr>
        <w:t xml:space="preserve">International Statistical Review / Revue </w:t>
      </w:r>
      <w:proofErr w:type="spellStart"/>
      <w:r>
        <w:rPr>
          <w:rStyle w:val="None"/>
          <w:i/>
          <w:iCs/>
        </w:rPr>
        <w:t>Internationale</w:t>
      </w:r>
      <w:proofErr w:type="spellEnd"/>
      <w:r>
        <w:rPr>
          <w:rStyle w:val="None"/>
          <w:i/>
          <w:iCs/>
        </w:rPr>
        <w:t xml:space="preserve"> de </w:t>
      </w:r>
      <w:proofErr w:type="spellStart"/>
      <w:r>
        <w:rPr>
          <w:rStyle w:val="None"/>
          <w:i/>
          <w:iCs/>
        </w:rPr>
        <w:t>Statistique</w:t>
      </w:r>
      <w:proofErr w:type="spellEnd"/>
      <w:r>
        <w:rPr>
          <w:rStyle w:val="None"/>
          <w:i/>
          <w:iCs/>
        </w:rPr>
        <w:t xml:space="preserve"> 51</w:t>
      </w:r>
      <w:r>
        <w:rPr>
          <w:rStyle w:val="None"/>
        </w:rPr>
        <w:t xml:space="preserve">, 189–206. </w:t>
      </w:r>
      <w:hyperlink r:id="rId32" w:history="1">
        <w:r>
          <w:rPr>
            <w:rStyle w:val="Hyperlink0"/>
          </w:rPr>
          <w:t>https://doi.org/10.2307/1402748</w:t>
        </w:r>
      </w:hyperlink>
    </w:p>
    <w:p w14:paraId="4C7E1583" w14:textId="77777777" w:rsidR="00F7085F" w:rsidRDefault="00000000">
      <w:pPr>
        <w:pStyle w:val="BodyAA"/>
        <w:spacing w:after="120" w:line="480" w:lineRule="auto"/>
        <w:ind w:firstLine="720"/>
        <w:rPr>
          <w:rStyle w:val="None"/>
        </w:rPr>
      </w:pPr>
      <w:r>
        <w:rPr>
          <w:rStyle w:val="None"/>
        </w:rPr>
        <w:t xml:space="preserve">Furl, N. &amp; Averbeck. B.B. (2011). Parietal cortex and insula relate to evidence seeking relevant to reward-related decisions. Journal of Neuroscience, 31, 17572-82. </w:t>
      </w:r>
      <w:hyperlink r:id="rId33" w:history="1">
        <w:r>
          <w:rPr>
            <w:rStyle w:val="Hyperlink1"/>
          </w:rPr>
          <w:t>https://doi.org/10.1523/JNEUROSCI.4236-11.2011</w:t>
        </w:r>
      </w:hyperlink>
    </w:p>
    <w:p w14:paraId="1C0C0E1F" w14:textId="77777777" w:rsidR="00F7085F" w:rsidRDefault="00000000">
      <w:pPr>
        <w:pStyle w:val="BodyA"/>
        <w:spacing w:after="120" w:line="480" w:lineRule="auto"/>
        <w:ind w:firstLine="720"/>
        <w:rPr>
          <w:rStyle w:val="None"/>
        </w:rPr>
      </w:pPr>
      <w:r>
        <w:rPr>
          <w:rStyle w:val="None"/>
        </w:rPr>
        <w:t xml:space="preserve">Furl, N., Averbeck, B. B., &amp; McKay, R. T. (2019). Looking for </w:t>
      </w:r>
      <w:proofErr w:type="spellStart"/>
      <w:r>
        <w:rPr>
          <w:rStyle w:val="None"/>
        </w:rPr>
        <w:t>Mr</w:t>
      </w:r>
      <w:proofErr w:type="spellEnd"/>
      <w:r>
        <w:rPr>
          <w:rStyle w:val="None"/>
        </w:rPr>
        <w:t xml:space="preserve">(s) Right: Decision bias can prevent us from finding the most attractive face. </w:t>
      </w:r>
      <w:r>
        <w:rPr>
          <w:rStyle w:val="None"/>
          <w:i/>
          <w:iCs/>
        </w:rPr>
        <w:t>Cognitive Psychology 111,</w:t>
      </w:r>
      <w:r>
        <w:rPr>
          <w:rStyle w:val="None"/>
        </w:rPr>
        <w:t xml:space="preserve"> 1–14. </w:t>
      </w:r>
      <w:hyperlink r:id="rId34" w:history="1">
        <w:r>
          <w:rPr>
            <w:rStyle w:val="Hyperlink0"/>
          </w:rPr>
          <w:t>https://doi.org/10.1016/j.cogpsych.2019.02.002</w:t>
        </w:r>
      </w:hyperlink>
    </w:p>
    <w:p w14:paraId="15867256" w14:textId="77777777" w:rsidR="00F7085F" w:rsidRDefault="00000000">
      <w:pPr>
        <w:pStyle w:val="BodyA"/>
        <w:spacing w:after="120" w:line="480" w:lineRule="auto"/>
        <w:ind w:firstLine="720"/>
        <w:rPr>
          <w:rStyle w:val="Hyperlink0"/>
        </w:rPr>
      </w:pPr>
      <w:r>
        <w:rPr>
          <w:rStyle w:val="None"/>
        </w:rPr>
        <w:t xml:space="preserve">Gilbert, J. P., &amp; Mosteller, F. (1966). Recognizing the maximum of a sequence. </w:t>
      </w:r>
      <w:r>
        <w:rPr>
          <w:rStyle w:val="None"/>
          <w:i/>
          <w:iCs/>
        </w:rPr>
        <w:t>Journal of the American Statistical Association 61</w:t>
      </w:r>
      <w:r>
        <w:rPr>
          <w:rStyle w:val="None"/>
        </w:rPr>
        <w:t xml:space="preserve">, 35–73. </w:t>
      </w:r>
      <w:hyperlink r:id="rId35" w:history="1">
        <w:r>
          <w:rPr>
            <w:rStyle w:val="Hyperlink0"/>
          </w:rPr>
          <w:t>https://doi.org/10.2307/2283044</w:t>
        </w:r>
      </w:hyperlink>
    </w:p>
    <w:p w14:paraId="61DD141F" w14:textId="77777777" w:rsidR="00F7085F" w:rsidRDefault="00000000">
      <w:pPr>
        <w:pStyle w:val="BodyAA"/>
        <w:spacing w:after="120" w:line="480" w:lineRule="auto"/>
        <w:ind w:firstLine="720"/>
        <w:rPr>
          <w:rStyle w:val="None"/>
        </w:rPr>
      </w:pPr>
      <w:r>
        <w:rPr>
          <w:rStyle w:val="None"/>
        </w:rPr>
        <w:t xml:space="preserve">Goldstein, D. G., McAfee, R. P., Suri, S., &amp; Wright, J. R. (2020). Learning When to Stop Searching. </w:t>
      </w:r>
      <w:r>
        <w:rPr>
          <w:rStyle w:val="None"/>
          <w:i/>
          <w:iCs/>
        </w:rPr>
        <w:t>Management Science 66,</w:t>
      </w:r>
      <w:r>
        <w:rPr>
          <w:rStyle w:val="None"/>
        </w:rPr>
        <w:t xml:space="preserve"> 1375–1394. </w:t>
      </w:r>
      <w:hyperlink r:id="rId36" w:history="1">
        <w:r>
          <w:rPr>
            <w:rStyle w:val="Hyperlink0"/>
          </w:rPr>
          <w:t>https://doi.org/10.1287/mnsc.2018.3245</w:t>
        </w:r>
      </w:hyperlink>
    </w:p>
    <w:p w14:paraId="7959E304" w14:textId="77777777" w:rsidR="00F7085F" w:rsidRDefault="00000000">
      <w:pPr>
        <w:pStyle w:val="BodyAA"/>
        <w:spacing w:after="120" w:line="480" w:lineRule="auto"/>
        <w:ind w:firstLine="720"/>
        <w:rPr>
          <w:rStyle w:val="Hyperlink0"/>
        </w:rPr>
      </w:pPr>
      <w:r>
        <w:rPr>
          <w:rStyle w:val="None"/>
        </w:rPr>
        <w:lastRenderedPageBreak/>
        <w:t xml:space="preserve">Guan, M., &amp; Lee, M. D. (2018). The effect of goals and environments on human performance in optimal stopping problems. </w:t>
      </w:r>
      <w:r>
        <w:rPr>
          <w:rStyle w:val="None"/>
          <w:i/>
          <w:iCs/>
        </w:rPr>
        <w:t>Decision 5,</w:t>
      </w:r>
      <w:r>
        <w:rPr>
          <w:rStyle w:val="None"/>
        </w:rPr>
        <w:t xml:space="preserve"> 339–361. </w:t>
      </w:r>
      <w:hyperlink r:id="rId37" w:history="1">
        <w:r>
          <w:rPr>
            <w:rStyle w:val="Hyperlink0"/>
          </w:rPr>
          <w:t>https://doi.org/10.1037/dec0000081</w:t>
        </w:r>
      </w:hyperlink>
    </w:p>
    <w:p w14:paraId="08671707" w14:textId="77777777" w:rsidR="00F7085F" w:rsidRDefault="00000000">
      <w:pPr>
        <w:pStyle w:val="BodyAA"/>
        <w:spacing w:after="120" w:line="480" w:lineRule="auto"/>
        <w:ind w:firstLine="720"/>
        <w:rPr>
          <w:rStyle w:val="None"/>
        </w:rPr>
      </w:pPr>
      <w:r>
        <w:rPr>
          <w:rStyle w:val="None"/>
        </w:rPr>
        <w:t>Guan, M., &amp; Stokes, R. (2020). A cognitive modeling analysis of risk in sequential choice tasks. Judgment and Decision Making 15, 823–850.</w:t>
      </w:r>
    </w:p>
    <w:p w14:paraId="75EB23B5" w14:textId="77777777" w:rsidR="00F7085F" w:rsidRDefault="00000000">
      <w:pPr>
        <w:pStyle w:val="BodyA"/>
        <w:spacing w:after="120" w:line="480" w:lineRule="auto"/>
        <w:ind w:firstLine="720"/>
        <w:rPr>
          <w:rStyle w:val="None"/>
        </w:rPr>
      </w:pPr>
      <w:r>
        <w:rPr>
          <w:rStyle w:val="None"/>
        </w:rPr>
        <w:t xml:space="preserve">Lee, M. D. (2006). A hierarchical Bayesian model of human decision-making on an optimal stopping problem. </w:t>
      </w:r>
      <w:r>
        <w:rPr>
          <w:rStyle w:val="None"/>
          <w:i/>
          <w:iCs/>
        </w:rPr>
        <w:t>Cognitive Science 30,</w:t>
      </w:r>
      <w:r>
        <w:rPr>
          <w:rStyle w:val="None"/>
        </w:rPr>
        <w:t xml:space="preserve"> 1–26. </w:t>
      </w:r>
      <w:hyperlink r:id="rId38" w:history="1">
        <w:r>
          <w:rPr>
            <w:rStyle w:val="Hyperlink0"/>
          </w:rPr>
          <w:t>https://doi.org/10.1207/s15516709cog0000_69</w:t>
        </w:r>
      </w:hyperlink>
    </w:p>
    <w:p w14:paraId="58C5D17C" w14:textId="77777777" w:rsidR="00F7085F" w:rsidRDefault="00000000">
      <w:pPr>
        <w:pStyle w:val="BodyA"/>
        <w:spacing w:after="120" w:line="480" w:lineRule="auto"/>
        <w:ind w:firstLine="720"/>
        <w:rPr>
          <w:rStyle w:val="None"/>
        </w:rPr>
      </w:pPr>
      <w:r>
        <w:rPr>
          <w:rStyle w:val="None"/>
        </w:rPr>
        <w:t>MATLAB. (2010). version 9.9.0 (R2020b). Natick, Massachusetts: The MathWorks Inc.</w:t>
      </w:r>
    </w:p>
    <w:p w14:paraId="38027044" w14:textId="77777777" w:rsidR="00F7085F" w:rsidRDefault="00000000">
      <w:pPr>
        <w:pStyle w:val="BodyA"/>
        <w:spacing w:after="120" w:line="480" w:lineRule="auto"/>
        <w:ind w:firstLine="720"/>
        <w:rPr>
          <w:rStyle w:val="None"/>
        </w:rPr>
      </w:pPr>
      <w:proofErr w:type="spellStart"/>
      <w:r>
        <w:rPr>
          <w:rStyle w:val="None"/>
        </w:rPr>
        <w:t>Olivola</w:t>
      </w:r>
      <w:proofErr w:type="spellEnd"/>
      <w:r>
        <w:rPr>
          <w:rStyle w:val="None"/>
        </w:rPr>
        <w:t xml:space="preserve">, C.Y., Funk, F. &amp; Todorov, A. (2014). Social attributions from faces bias human choices. </w:t>
      </w:r>
      <w:r>
        <w:rPr>
          <w:rStyle w:val="None"/>
          <w:i/>
          <w:iCs/>
        </w:rPr>
        <w:t>Trends in Cognitive Sciences 11,</w:t>
      </w:r>
      <w:r>
        <w:rPr>
          <w:rStyle w:val="None"/>
        </w:rPr>
        <w:t xml:space="preserve"> 566-570. </w:t>
      </w:r>
      <w:hyperlink r:id="rId39" w:history="1">
        <w:r>
          <w:rPr>
            <w:rStyle w:val="Hyperlink0"/>
          </w:rPr>
          <w:t>https://doi.org/10.1016/j.tics.2014.09.007</w:t>
        </w:r>
      </w:hyperlink>
    </w:p>
    <w:p w14:paraId="5099C1F6" w14:textId="77777777" w:rsidR="00F7085F" w:rsidRDefault="00000000">
      <w:pPr>
        <w:pStyle w:val="BodyA"/>
        <w:spacing w:after="120" w:line="480" w:lineRule="auto"/>
        <w:ind w:firstLine="720"/>
        <w:rPr>
          <w:rStyle w:val="None"/>
        </w:rPr>
      </w:pPr>
      <w:r>
        <w:rPr>
          <w:rStyle w:val="None"/>
        </w:rPr>
        <w:t xml:space="preserve">Prolific. (2014). Available at: </w:t>
      </w:r>
      <w:hyperlink r:id="rId40" w:history="1">
        <w:r>
          <w:rPr>
            <w:rStyle w:val="Hyperlink0"/>
          </w:rPr>
          <w:t>https://www.prolific.co</w:t>
        </w:r>
      </w:hyperlink>
    </w:p>
    <w:p w14:paraId="35B2CB5E" w14:textId="77777777" w:rsidR="00F7085F" w:rsidRDefault="00000000">
      <w:pPr>
        <w:pStyle w:val="BodyAA"/>
        <w:spacing w:after="120" w:line="480" w:lineRule="auto"/>
        <w:ind w:firstLine="720"/>
        <w:rPr>
          <w:rStyle w:val="None"/>
        </w:rPr>
      </w:pPr>
      <w:proofErr w:type="spellStart"/>
      <w:r>
        <w:rPr>
          <w:rStyle w:val="None"/>
        </w:rPr>
        <w:t>Rouder</w:t>
      </w:r>
      <w:proofErr w:type="spellEnd"/>
      <w:r>
        <w:rPr>
          <w:rStyle w:val="None"/>
        </w:rPr>
        <w:t xml:space="preserve">, J. N., Speckman, P. L., Sun, D., Morey, R. D., &amp; Iverson, G. (2009). Bayesian t-tests for accepting and rejecting the null hypothesis. </w:t>
      </w:r>
      <w:r>
        <w:rPr>
          <w:rStyle w:val="None"/>
          <w:i/>
          <w:iCs/>
        </w:rPr>
        <w:t>Psychonomic Bulletin &amp; Review, 16,</w:t>
      </w:r>
      <w:r>
        <w:rPr>
          <w:rStyle w:val="None"/>
        </w:rPr>
        <w:t xml:space="preserve"> 225-237. </w:t>
      </w:r>
      <w:hyperlink r:id="rId41" w:history="1">
        <w:r>
          <w:rPr>
            <w:rStyle w:val="Hyperlink2"/>
          </w:rPr>
          <w:t>https://doi.org/10.3758/PBR.16.2.225</w:t>
        </w:r>
      </w:hyperlink>
    </w:p>
    <w:p w14:paraId="27309630" w14:textId="77777777" w:rsidR="00F7085F" w:rsidRDefault="00000000">
      <w:pPr>
        <w:pStyle w:val="BodyAA"/>
        <w:spacing w:after="120" w:line="480" w:lineRule="auto"/>
        <w:ind w:firstLine="720"/>
        <w:rPr>
          <w:rStyle w:val="Hyperlink0"/>
        </w:rPr>
      </w:pPr>
      <w:r>
        <w:rPr>
          <w:rStyle w:val="None"/>
        </w:rPr>
        <w:t xml:space="preserve">Seale, D. A., &amp; Rapoport, A. (1997). Sequential decision making with relative ranks: An experimental investigation of the "secretary problem". </w:t>
      </w:r>
      <w:r>
        <w:rPr>
          <w:rStyle w:val="None"/>
          <w:i/>
          <w:iCs/>
        </w:rPr>
        <w:t xml:space="preserve">Organizational Behavior and Human Decision Processes, 69, </w:t>
      </w:r>
      <w:r>
        <w:rPr>
          <w:rStyle w:val="None"/>
        </w:rPr>
        <w:t xml:space="preserve">221–236. </w:t>
      </w:r>
      <w:hyperlink r:id="rId42" w:history="1">
        <w:r>
          <w:rPr>
            <w:rStyle w:val="Hyperlink0"/>
          </w:rPr>
          <w:t>https://doi.org/10.1006/obhd.1997.2683</w:t>
        </w:r>
      </w:hyperlink>
    </w:p>
    <w:p w14:paraId="0DFE7C64" w14:textId="77777777" w:rsidR="00F7085F" w:rsidRDefault="00000000">
      <w:pPr>
        <w:pStyle w:val="BodyA"/>
        <w:spacing w:after="120" w:line="480" w:lineRule="auto"/>
        <w:ind w:firstLine="720"/>
        <w:rPr>
          <w:rStyle w:val="None"/>
        </w:rPr>
      </w:pPr>
      <w:r>
        <w:rPr>
          <w:rStyle w:val="None"/>
        </w:rPr>
        <w:t xml:space="preserve">Valone, T.J., Nordell, S.E., Giraldeau, L-A. &amp; Templeton, J.J. (1996). The empirical question of thresholds and mechanisms of mate choice. </w:t>
      </w:r>
      <w:r>
        <w:rPr>
          <w:rStyle w:val="None"/>
          <w:i/>
          <w:iCs/>
        </w:rPr>
        <w:t>Evolutionary Ecology 10,</w:t>
      </w:r>
      <w:r>
        <w:rPr>
          <w:rStyle w:val="None"/>
        </w:rPr>
        <w:t xml:space="preserve"> 447-455. </w:t>
      </w:r>
      <w:hyperlink r:id="rId43" w:history="1">
        <w:r>
          <w:rPr>
            <w:rStyle w:val="Hyperlink0"/>
          </w:rPr>
          <w:t>https://doi.org/10.1007/BF01237729</w:t>
        </w:r>
      </w:hyperlink>
    </w:p>
    <w:p w14:paraId="76F6D0B5" w14:textId="77777777" w:rsidR="00F7085F" w:rsidRDefault="00000000">
      <w:pPr>
        <w:pStyle w:val="BodyA"/>
        <w:spacing w:after="120" w:line="480" w:lineRule="auto"/>
        <w:ind w:firstLine="720"/>
        <w:rPr>
          <w:rStyle w:val="None"/>
        </w:rPr>
      </w:pPr>
      <w:r>
        <w:rPr>
          <w:rStyle w:val="None"/>
        </w:rPr>
        <w:t xml:space="preserve">van de Wouw, S., McKay, R., Averbeck, B. J., &amp; Furl, N. (2022). Explaining human sampling rates across different decision domains. </w:t>
      </w:r>
      <w:r>
        <w:rPr>
          <w:rStyle w:val="None"/>
          <w:i/>
          <w:iCs/>
        </w:rPr>
        <w:t>Judgment and Decision Making</w:t>
      </w:r>
      <w:r>
        <w:rPr>
          <w:rStyle w:val="None"/>
        </w:rPr>
        <w:t xml:space="preserve"> </w:t>
      </w:r>
      <w:r>
        <w:rPr>
          <w:rStyle w:val="None"/>
          <w:i/>
          <w:iCs/>
        </w:rPr>
        <w:t>17</w:t>
      </w:r>
      <w:r>
        <w:rPr>
          <w:rStyle w:val="None"/>
        </w:rPr>
        <w:t xml:space="preserve">, 487-512. </w:t>
      </w:r>
      <w:hyperlink r:id="rId44" w:history="1">
        <w:r>
          <w:rPr>
            <w:rStyle w:val="Hyperlink0"/>
          </w:rPr>
          <w:t>https://doi.org/10.1017/S1930297500003557</w:t>
        </w:r>
      </w:hyperlink>
    </w:p>
    <w:p w14:paraId="75B19B6C" w14:textId="77777777" w:rsidR="00F7085F" w:rsidRDefault="00000000">
      <w:pPr>
        <w:pStyle w:val="BodyA"/>
        <w:spacing w:after="120" w:line="480" w:lineRule="auto"/>
        <w:ind w:firstLine="720"/>
        <w:rPr>
          <w:rStyle w:val="Hyperlink0"/>
        </w:rPr>
      </w:pPr>
      <w:r>
        <w:rPr>
          <w:rStyle w:val="None"/>
        </w:rPr>
        <w:lastRenderedPageBreak/>
        <w:t xml:space="preserve">van de Wouw, D. S., McKay, R. T., &amp; Furl, N. (2024). Biased expectations about future choice options predict sequential economic decisions. Communications Psychology, 2(1), 119. </w:t>
      </w:r>
      <w:hyperlink r:id="rId45" w:history="1">
        <w:r>
          <w:rPr>
            <w:rStyle w:val="Hyperlink2"/>
          </w:rPr>
          <w:t>https://doi.org/10.1038/s44271-024-00172-8</w:t>
        </w:r>
      </w:hyperlink>
    </w:p>
    <w:p w14:paraId="39A47F30" w14:textId="77777777" w:rsidR="00F7085F" w:rsidRDefault="00F7085F">
      <w:pPr>
        <w:pStyle w:val="BodyA"/>
        <w:spacing w:after="120" w:line="480" w:lineRule="auto"/>
        <w:ind w:firstLine="720"/>
      </w:pPr>
    </w:p>
    <w:sectPr w:rsidR="00F7085F">
      <w:headerReference w:type="default" r:id="rId46"/>
      <w:footerReference w:type="default" r:id="rId47"/>
      <w:pgSz w:w="11900" w:h="16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ahira van de Wouw" w:date="2025-09-30T22:08:00Z" w:initials="">
    <w:p w14:paraId="219023E2" w14:textId="77777777" w:rsidR="00F7085F" w:rsidRDefault="00F7085F">
      <w:pPr>
        <w:pStyle w:val="Default"/>
      </w:pPr>
    </w:p>
    <w:p w14:paraId="31BD4F19" w14:textId="77777777" w:rsidR="00F7085F" w:rsidRDefault="00000000">
      <w:pPr>
        <w:pStyle w:val="Default"/>
      </w:pPr>
      <w:r>
        <w:rPr>
          <w:rFonts w:eastAsia="Arial Unicode MS" w:cs="Arial Unicode MS"/>
        </w:rPr>
        <w:t xml:space="preserve">Perhaps it’s worth adding an example after this as well, ie relate it back to the searching for a new flat context? </w:t>
      </w:r>
    </w:p>
  </w:comment>
  <w:comment w:id="4" w:author="Sahira van de Wouw" w:date="2025-09-30T22:09:00Z" w:initials="">
    <w:p w14:paraId="46903C30" w14:textId="77777777" w:rsidR="00F7085F" w:rsidRDefault="00F7085F">
      <w:pPr>
        <w:pStyle w:val="Default"/>
      </w:pPr>
    </w:p>
    <w:p w14:paraId="2661C991" w14:textId="77777777" w:rsidR="00F7085F" w:rsidRDefault="00000000">
      <w:pPr>
        <w:pStyle w:val="Default"/>
      </w:pPr>
      <w:r>
        <w:rPr>
          <w:rFonts w:eastAsia="Arial Unicode MS" w:cs="Arial Unicode MS"/>
        </w:rPr>
        <w:t>Worse?</w:t>
      </w:r>
    </w:p>
  </w:comment>
  <w:comment w:id="8" w:author="Sahira van de Wouw" w:date="2025-09-30T22:10:00Z" w:initials="">
    <w:p w14:paraId="107E8822" w14:textId="77777777" w:rsidR="00F7085F" w:rsidRDefault="00F7085F">
      <w:pPr>
        <w:pStyle w:val="Default"/>
      </w:pPr>
    </w:p>
    <w:p w14:paraId="61394CA0" w14:textId="77777777" w:rsidR="00F7085F" w:rsidRDefault="00000000">
      <w:pPr>
        <w:pStyle w:val="Default"/>
      </w:pPr>
      <w:r>
        <w:rPr>
          <w:rFonts w:eastAsia="Arial Unicode MS" w:cs="Arial Unicode MS"/>
        </w:rPr>
        <w:t xml:space="preserve">Maybe ‘economic (numeric-based) domains’? </w:t>
      </w:r>
    </w:p>
  </w:comment>
  <w:comment w:id="10" w:author="McKay, Ryan" w:date="2025-09-16T14:26:00Z" w:initials="">
    <w:p w14:paraId="6E3D92E1" w14:textId="77777777" w:rsidR="00F7085F" w:rsidRDefault="00F7085F">
      <w:pPr>
        <w:pStyle w:val="Default"/>
      </w:pPr>
    </w:p>
    <w:p w14:paraId="4B38AC23" w14:textId="77777777" w:rsidR="00F7085F" w:rsidRDefault="00000000">
      <w:pPr>
        <w:pStyle w:val="Default"/>
      </w:pPr>
      <w:r>
        <w:rPr>
          <w:rFonts w:eastAsia="Arial Unicode MS" w:cs="Arial Unicode MS"/>
        </w:rPr>
        <w:t>To me this sentence is a little confusing, because it's not clear what the first "these" refers to (you haven't just been discussing mathematical optimality benchmarks). How about re-ordering thus:</w:t>
      </w:r>
    </w:p>
    <w:p w14:paraId="583091DB" w14:textId="77777777" w:rsidR="00F7085F" w:rsidRDefault="00F7085F">
      <w:pPr>
        <w:pStyle w:val="Default"/>
      </w:pPr>
    </w:p>
    <w:p w14:paraId="5A5861EA" w14:textId="77777777" w:rsidR="00F7085F" w:rsidRDefault="00000000">
      <w:pPr>
        <w:pStyle w:val="Default"/>
      </w:pPr>
      <w:r>
        <w:rPr>
          <w:rFonts w:eastAsia="Arial Unicode MS" w:cs="Arial Unicode MS"/>
        </w:rPr>
        <w:t>"The approach of comparing human decisions on these sorts of sequential choice tasks against mathematical optimality benchmarks (here, termed “ground truth” benchmarks) has been adopted throughout the behavioural sciences..."</w:t>
      </w:r>
    </w:p>
  </w:comment>
  <w:comment w:id="11" w:author="McKay, Ryan" w:date="2025-09-16T14:28:00Z" w:initials="">
    <w:p w14:paraId="0BB1224E" w14:textId="77777777" w:rsidR="00F7085F" w:rsidRDefault="00F7085F">
      <w:pPr>
        <w:pStyle w:val="Default"/>
      </w:pPr>
    </w:p>
    <w:p w14:paraId="257DCB13" w14:textId="77777777" w:rsidR="00F7085F" w:rsidRDefault="00000000">
      <w:pPr>
        <w:pStyle w:val="Default"/>
      </w:pPr>
      <w:r>
        <w:rPr>
          <w:rFonts w:eastAsia="Arial Unicode MS" w:cs="Arial Unicode MS"/>
        </w:rPr>
        <w:t>It's a slightly strange real-world example, as typically you'd interview a shortlist of candidates and then make your decision once you've interviewed them all.</w:t>
      </w:r>
    </w:p>
  </w:comment>
  <w:comment w:id="14" w:author="McKay, Ryan" w:date="2025-09-16T14:31:00Z" w:initials="">
    <w:p w14:paraId="65E46F57" w14:textId="77777777" w:rsidR="00F7085F" w:rsidRDefault="00F7085F">
      <w:pPr>
        <w:pStyle w:val="Default"/>
      </w:pPr>
    </w:p>
    <w:p w14:paraId="07905BD6" w14:textId="77777777" w:rsidR="00F7085F" w:rsidRDefault="00000000">
      <w:pPr>
        <w:pStyle w:val="Default"/>
      </w:pPr>
      <w:r>
        <w:rPr>
          <w:rFonts w:eastAsia="Arial Unicode MS" w:cs="Arial Unicode MS"/>
        </w:rPr>
        <w:t>Worth italicising these different models?</w:t>
      </w:r>
    </w:p>
  </w:comment>
  <w:comment w:id="45" w:author="McKay, Ryan" w:date="2025-09-16T14:43:00Z" w:initials="">
    <w:p w14:paraId="481FE48D" w14:textId="77777777" w:rsidR="00F7085F" w:rsidRDefault="00F7085F">
      <w:pPr>
        <w:pStyle w:val="Default"/>
      </w:pPr>
    </w:p>
    <w:p w14:paraId="0A8FDDD3" w14:textId="77777777" w:rsidR="00F7085F" w:rsidRDefault="00000000">
      <w:pPr>
        <w:pStyle w:val="Default"/>
      </w:pPr>
      <w:r>
        <w:rPr>
          <w:rFonts w:eastAsia="Arial Unicode MS" w:cs="Arial Unicode MS"/>
        </w:rPr>
        <w:t>Something awry here.</w:t>
      </w:r>
    </w:p>
  </w:comment>
  <w:comment w:id="47" w:author="McKay, Ryan" w:date="2025-09-16T14:48:00Z" w:initials="">
    <w:p w14:paraId="4C3DB102" w14:textId="77777777" w:rsidR="00F7085F" w:rsidRDefault="00F7085F">
      <w:pPr>
        <w:pStyle w:val="Default"/>
      </w:pPr>
    </w:p>
    <w:p w14:paraId="75BC6CE5" w14:textId="77777777" w:rsidR="00F7085F" w:rsidRDefault="00000000">
      <w:pPr>
        <w:pStyle w:val="Default"/>
      </w:pPr>
      <w:r>
        <w:rPr>
          <w:rFonts w:eastAsia="Arial Unicode MS" w:cs="Arial Unicode MS"/>
        </w:rPr>
        <w:t>Is it worth clarifying here that the fitted parameter can be positive (cost to sample) or negative (effectively “reward to sample”)?</w:t>
      </w:r>
    </w:p>
  </w:comment>
  <w:comment w:id="48" w:author="McKay, Ryan" w:date="2025-09-16T14:55:00Z" w:initials="">
    <w:p w14:paraId="58AA7EDB" w14:textId="77777777" w:rsidR="00F7085F" w:rsidRDefault="00F7085F">
      <w:pPr>
        <w:pStyle w:val="Default"/>
      </w:pPr>
    </w:p>
    <w:p w14:paraId="1FD18688" w14:textId="77777777" w:rsidR="00F7085F" w:rsidRDefault="00000000">
      <w:pPr>
        <w:pStyle w:val="Default"/>
      </w:pPr>
      <w:r>
        <w:rPr>
          <w:rFonts w:eastAsia="Arial Unicode MS" w:cs="Arial Unicode MS"/>
        </w:rPr>
        <w:t>eta squared can only take values between 0 and 1, right? So APA format is no leading zero (this should also be made consistent in the supplement).</w:t>
      </w:r>
    </w:p>
  </w:comment>
  <w:comment w:id="58" w:author="Sahira van de Wouw" w:date="2025-09-30T22:42:00Z" w:initials="">
    <w:p w14:paraId="4422C342" w14:textId="77777777" w:rsidR="00F7085F" w:rsidRDefault="00F7085F">
      <w:pPr>
        <w:pStyle w:val="Default"/>
      </w:pPr>
    </w:p>
    <w:p w14:paraId="04A98921" w14:textId="77777777" w:rsidR="00F7085F" w:rsidRDefault="00000000">
      <w:pPr>
        <w:pStyle w:val="Default"/>
      </w:pPr>
      <w:r>
        <w:rPr>
          <w:rFonts w:eastAsia="Arial Unicode MS" w:cs="Arial Unicode MS"/>
        </w:rPr>
        <w:t>Participant (singular)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BD4F19" w15:done="0"/>
  <w15:commentEx w15:paraId="2661C991" w15:done="0"/>
  <w15:commentEx w15:paraId="61394CA0" w15:done="0"/>
  <w15:commentEx w15:paraId="5A5861EA" w15:done="0"/>
  <w15:commentEx w15:paraId="257DCB13" w15:done="0"/>
  <w15:commentEx w15:paraId="07905BD6" w15:done="0"/>
  <w15:commentEx w15:paraId="0A8FDDD3" w15:done="0"/>
  <w15:commentEx w15:paraId="75BC6CE5" w15:done="0"/>
  <w15:commentEx w15:paraId="1FD18688" w15:done="0"/>
  <w15:commentEx w15:paraId="04A989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BD4F19" w16cid:durableId="5E5786F4"/>
  <w16cid:commentId w16cid:paraId="2661C991" w16cid:durableId="1F9BDBD4"/>
  <w16cid:commentId w16cid:paraId="61394CA0" w16cid:durableId="673FED20"/>
  <w16cid:commentId w16cid:paraId="5A5861EA" w16cid:durableId="5672C558"/>
  <w16cid:commentId w16cid:paraId="257DCB13" w16cid:durableId="6D1EF2A7"/>
  <w16cid:commentId w16cid:paraId="07905BD6" w16cid:durableId="0A244149"/>
  <w16cid:commentId w16cid:paraId="0A8FDDD3" w16cid:durableId="30850BAD"/>
  <w16cid:commentId w16cid:paraId="75BC6CE5" w16cid:durableId="39754662"/>
  <w16cid:commentId w16cid:paraId="1FD18688" w16cid:durableId="4BE6EF72"/>
  <w16cid:commentId w16cid:paraId="04A98921" w16cid:durableId="53B5C2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D934B" w14:textId="77777777" w:rsidR="00314657" w:rsidRDefault="00314657">
      <w:r>
        <w:separator/>
      </w:r>
    </w:p>
  </w:endnote>
  <w:endnote w:type="continuationSeparator" w:id="0">
    <w:p w14:paraId="57BBF022" w14:textId="77777777" w:rsidR="00314657" w:rsidRDefault="00314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F234" w14:textId="77777777" w:rsidR="00F7085F" w:rsidRDefault="00F7085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6660" w14:textId="77777777" w:rsidR="00314657" w:rsidRDefault="00314657">
      <w:r>
        <w:separator/>
      </w:r>
    </w:p>
  </w:footnote>
  <w:footnote w:type="continuationSeparator" w:id="0">
    <w:p w14:paraId="325BC3E7" w14:textId="77777777" w:rsidR="00314657" w:rsidRDefault="00314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1F53D9"/>
    <w:rsid w:val="00314657"/>
    <w:rsid w:val="003365FC"/>
    <w:rsid w:val="00F70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oi.org/10.3389/fpsyg.2019.00307" TargetMode="External"/><Relationship Id="rId39" Type="http://schemas.openxmlformats.org/officeDocument/2006/relationships/hyperlink" Target="https://doi.org/10.1016/j.tics.2014.09.007" TargetMode="External"/><Relationship Id="rId21" Type="http://schemas.openxmlformats.org/officeDocument/2006/relationships/image" Target="media/image9.png"/><Relationship Id="rId34" Type="http://schemas.openxmlformats.org/officeDocument/2006/relationships/hyperlink" Target="https://doi.org/10.1016/j.cogpsych.2019.02.002" TargetMode="External"/><Relationship Id="rId42" Type="http://schemas.openxmlformats.org/officeDocument/2006/relationships/hyperlink" Target="https://doi.org/10.1006/obhd.1997.2683" TargetMode="External"/><Relationship Id="rId47" Type="http://schemas.openxmlformats.org/officeDocument/2006/relationships/footer" Target="footer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image" Target="media/image4.png"/><Relationship Id="rId29" Type="http://schemas.openxmlformats.org/officeDocument/2006/relationships/hyperlink" Target="https://doi.org/10.1016/j.jtbi.2011.01.001" TargetMode="External"/><Relationship Id="rId11" Type="http://schemas.openxmlformats.org/officeDocument/2006/relationships/hyperlink" Target="https://github.com/klabhub/bayesFactor" TargetMode="External"/><Relationship Id="rId24" Type="http://schemas.openxmlformats.org/officeDocument/2006/relationships/hyperlink" Target="https://doi.org/10.1037/xge0001287" TargetMode="External"/><Relationship Id="rId32" Type="http://schemas.openxmlformats.org/officeDocument/2006/relationships/hyperlink" Target="https://doi.org/10.2307/1402748" TargetMode="External"/><Relationship Id="rId37" Type="http://schemas.openxmlformats.org/officeDocument/2006/relationships/hyperlink" Target="https://doi.org/10.1037/dec0000081" TargetMode="External"/><Relationship Id="rId40" Type="http://schemas.openxmlformats.org/officeDocument/2006/relationships/hyperlink" Target="https://www.prolific.co" TargetMode="External"/><Relationship Id="rId45" Type="http://schemas.openxmlformats.org/officeDocument/2006/relationships/hyperlink" Target="https://doi.org/10.1038/s44271-024-00172-8"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073/pnas.2002312117" TargetMode="External"/><Relationship Id="rId28" Type="http://schemas.openxmlformats.org/officeDocument/2006/relationships/hyperlink" Target="https://doi.org/10.1016/j.beproc.2012.02.010" TargetMode="External"/><Relationship Id="rId36" Type="http://schemas.openxmlformats.org/officeDocument/2006/relationships/hyperlink" Target="https://doi.org/10.1287/mnsc.2018.3245" TargetMode="External"/><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tif"/><Relationship Id="rId31" Type="http://schemas.openxmlformats.org/officeDocument/2006/relationships/hyperlink" Target="https://doi.org/10.1214/ss/1177012493" TargetMode="External"/><Relationship Id="rId44" Type="http://schemas.openxmlformats.org/officeDocument/2006/relationships/hyperlink" Target="https://doi.org/10.1017/S1930297500003557" TargetMode="Externa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3758/s13428-019-01237-x" TargetMode="External"/><Relationship Id="rId27" Type="http://schemas.openxmlformats.org/officeDocument/2006/relationships/hyperlink" Target="https://doi.org/10.1177/2167702621991805" TargetMode="External"/><Relationship Id="rId30" Type="http://schemas.openxmlformats.org/officeDocument/2006/relationships/hyperlink" Target="https://doi.org/10.1093/cercor/bht286" TargetMode="External"/><Relationship Id="rId35" Type="http://schemas.openxmlformats.org/officeDocument/2006/relationships/hyperlink" Target="https://doi.org/10.2307/2283044" TargetMode="External"/><Relationship Id="rId43" Type="http://schemas.openxmlformats.org/officeDocument/2006/relationships/hyperlink" Target="https://doi.org/10.1007/BF01237729"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webSettings" Target="webSettings.xml"/><Relationship Id="rId12" Type="http://schemas.openxmlformats.org/officeDocument/2006/relationships/hyperlink" Target="http://www.shutterstock.com" TargetMode="External"/><Relationship Id="rId17" Type="http://schemas.openxmlformats.org/officeDocument/2006/relationships/image" Target="media/image5.tif"/><Relationship Id="rId25" Type="http://schemas.openxmlformats.org/officeDocument/2006/relationships/hyperlink" Target="https://doi.org/10.1037/a0033872" TargetMode="External"/><Relationship Id="rId33" Type="http://schemas.openxmlformats.org/officeDocument/2006/relationships/hyperlink" Target="https://doi.org/10.1523/JNEUROSCI.4236-11.2011" TargetMode="External"/><Relationship Id="rId38" Type="http://schemas.openxmlformats.org/officeDocument/2006/relationships/hyperlink" Target="https://doi.org/10.1207/s15516709cog0000_69" TargetMode="External"/><Relationship Id="rId46" Type="http://schemas.openxmlformats.org/officeDocument/2006/relationships/header" Target="header1.xml"/><Relationship Id="rId20" Type="http://schemas.openxmlformats.org/officeDocument/2006/relationships/image" Target="media/image8.tif"/><Relationship Id="rId41" Type="http://schemas.openxmlformats.org/officeDocument/2006/relationships/hyperlink" Target="https://doi.org/10.3758/PBR.16.2.225"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7214</Words>
  <Characters>40619</Characters>
  <Application>Microsoft Office Word</Application>
  <DocSecurity>0</DocSecurity>
  <Lines>597</Lines>
  <Paragraphs>116</Paragraphs>
  <ScaleCrop>false</ScaleCrop>
  <Company/>
  <LinksUpToDate>false</LinksUpToDate>
  <CharactersWithSpaces>47717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Furl, Nicholas</dc:creator>
  <cp:lastModifiedBy>Furl, Nicholas</cp:lastModifiedBy>
  <cp:revision>2</cp:revision>
  <dcterms:created xsi:type="dcterms:W3CDTF">2026-02-05T10:37:00Z</dcterms:created>
  <dcterms:modified xsi:type="dcterms:W3CDTF">2026-02-05T10:37:00Z</dcterms:modified>
</cp:coreProperties>
</file>