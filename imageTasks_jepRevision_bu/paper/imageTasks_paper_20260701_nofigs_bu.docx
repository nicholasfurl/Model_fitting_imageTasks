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7777777" w:rsidR="00F7085F" w:rsidRPr="00DE5E06" w:rsidRDefault="00000000">
      <w:pPr>
        <w:pStyle w:val="BodyA"/>
        <w:spacing w:after="0" w:line="480" w:lineRule="auto"/>
        <w:rPr>
          <w:lang w:val="en-GB"/>
        </w:rPr>
      </w:pPr>
      <w:r w:rsidRPr="00DE5E06">
        <w:rPr>
          <w:lang w:val="en-GB"/>
        </w:rPr>
        <w:t xml:space="preserve">People </w:t>
      </w:r>
      <w:del w:id="0" w:author="Furl, Nicholas" w:date="2026-07-01T13:16:00Z" w16du:dateUtc="2026-07-01T12:16:00Z">
        <w:r w:rsidRPr="00DE5E06" w:rsidDel="00AF25D7">
          <w:rPr>
            <w:lang w:val="en-GB"/>
          </w:rPr>
          <w:delText>over-</w:delText>
        </w:r>
      </w:del>
      <w:r w:rsidRPr="00DE5E06">
        <w:rPr>
          <w:lang w:val="en-GB"/>
        </w:rPr>
        <w:t>optimistically search for favourite images</w:t>
      </w:r>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14B02089" w14:textId="69ADAB28" w:rsidR="00F7085F" w:rsidRPr="00192EEB" w:rsidDel="000A7317" w:rsidRDefault="000A7317" w:rsidP="00643CD7">
      <w:pPr>
        <w:pStyle w:val="BodyA"/>
        <w:spacing w:after="0" w:line="480" w:lineRule="auto"/>
        <w:rPr>
          <w:del w:id="1" w:author="Furl, Nicholas" w:date="2026-07-01T12:59:00Z" w16du:dateUtc="2026-07-01T11:59:00Z"/>
          <w:rStyle w:val="None"/>
          <w:lang w:val="en-GB"/>
        </w:rPr>
      </w:pPr>
      <w:ins w:id="2" w:author="Furl, Nicholas" w:date="2026-07-01T12:59:00Z" w16du:dateUtc="2026-07-01T11:59:00Z">
        <w:r w:rsidRPr="000A7317">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ins>
      <w:ins w:id="3" w:author="Furl, Nicholas" w:date="2026-07-01T13:04:00Z" w16du:dateUtc="2026-07-01T12:04:00Z">
        <w:r w:rsidR="00FA0590">
          <w:rPr>
            <w:rStyle w:val="None"/>
            <w:lang w:val="en-GB"/>
          </w:rPr>
          <w:t>,</w:t>
        </w:r>
      </w:ins>
      <w:ins w:id="4" w:author="Furl, Nicholas" w:date="2026-07-01T13:05:00Z" w16du:dateUtc="2026-07-01T12:05:00Z">
        <w:r w:rsidR="00FA0590">
          <w:rPr>
            <w:rStyle w:val="None"/>
            <w:lang w:val="en-GB"/>
          </w:rPr>
          <w:t xml:space="preserve"> or biased,</w:t>
        </w:r>
      </w:ins>
      <w:ins w:id="5" w:author="Furl, Nicholas" w:date="2026-07-01T12:59:00Z" w16du:dateUtc="2026-07-01T11:59:00Z">
        <w:r w:rsidRPr="000A7317">
          <w:rPr>
            <w:rStyle w:val="None"/>
            <w:lang w:val="en-GB"/>
          </w:rPr>
          <w:t xml:space="preserve"> prior beliefs, whereby participants expect future options to be lower valued than they should. Here, we tested whether </w:t>
        </w:r>
      </w:ins>
      <w:ins w:id="6" w:author="Furl, Nicholas" w:date="2026-07-01T13:05:00Z" w16du:dateUtc="2026-07-01T12:05:00Z">
        <w:r w:rsidR="00FA0590">
          <w:rPr>
            <w:rStyle w:val="None"/>
            <w:lang w:val="en-GB"/>
          </w:rPr>
          <w:t>biased</w:t>
        </w:r>
      </w:ins>
      <w:ins w:id="7" w:author="Furl, Nicholas" w:date="2026-07-01T12:59:00Z" w16du:dateUtc="2026-07-01T11:59:00Z">
        <w:r w:rsidRPr="000A7317">
          <w:rPr>
            <w:rStyle w:val="None"/>
            <w:lang w:val="en-GB"/>
          </w:rPr>
          <w:t xml:space="preserve">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w:t>
        </w:r>
      </w:ins>
      <w:ins w:id="8" w:author="Furl, Nicholas" w:date="2026-07-01T13:15:00Z" w16du:dateUtc="2026-07-01T12:15:00Z">
        <w:r w:rsidR="00EE5AE4" w:rsidRPr="00EE5AE4">
          <w:rPr>
            <w:rStyle w:val="None"/>
            <w:lang w:val="en-GB"/>
          </w:rPr>
          <w:t>Across these image-based tasks, most, but not all, participants were best fit by the biased-prior model, which expected future option values to be higher than warranted by optimality.</w:t>
        </w:r>
        <w:r w:rsidR="00EE5AE4">
          <w:rPr>
            <w:rStyle w:val="None"/>
            <w:lang w:val="en-GB"/>
          </w:rPr>
          <w:t xml:space="preserve"> </w:t>
        </w:r>
      </w:ins>
      <w:ins w:id="9" w:author="Furl, Nicholas" w:date="2026-07-01T12:59:00Z" w16du:dateUtc="2026-07-01T11:59:00Z">
        <w:r w:rsidRPr="000A7317">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ins>
      <w:del w:id="10" w:author="Furl, Nicholas" w:date="2026-07-01T12:53:00Z" w16du:dateUtc="2026-07-01T11:53:00Z">
        <w:r w:rsidR="00B25491" w:rsidRPr="00B25491" w:rsidDel="000A7317">
          <w:rPr>
            <w:rStyle w:val="None"/>
            <w:lang w:val="en-GB"/>
          </w:rPr>
          <w:delText xml:space="preserve">In many real-world decisions, options appear </w:delText>
        </w:r>
      </w:del>
      <w:del w:id="11" w:author="Furl, Nicholas" w:date="2026-07-01T12:18:00Z" w16du:dateUtc="2026-07-01T11:18:00Z">
        <w:r w:rsidR="00B25491" w:rsidRPr="00B25491" w:rsidDel="00643CD7">
          <w:rPr>
            <w:rStyle w:val="None"/>
            <w:lang w:val="en-GB"/>
          </w:rPr>
          <w:delText>one at a time</w:delText>
        </w:r>
      </w:del>
      <w:del w:id="12" w:author="Furl, Nicholas" w:date="2026-07-01T12:53:00Z" w16du:dateUtc="2026-07-01T11:53:00Z">
        <w:r w:rsidR="00B25491" w:rsidRPr="00B25491" w:rsidDel="000A7317">
          <w:rPr>
            <w:rStyle w:val="None"/>
            <w:lang w:val="en-GB"/>
          </w:rPr>
          <w:delText xml:space="preserve">, and choosing an option ends the search. These situations are often described as “fiancé problems,” since one cannot reject </w:delText>
        </w:r>
      </w:del>
      <w:del w:id="13" w:author="Furl, Nicholas" w:date="2026-07-01T12:19:00Z" w16du:dateUtc="2026-07-01T11:19:00Z">
        <w:r w:rsidR="00B25491" w:rsidRPr="00B25491" w:rsidDel="00643CD7">
          <w:rPr>
            <w:rStyle w:val="None"/>
            <w:lang w:val="en-GB"/>
          </w:rPr>
          <w:delText xml:space="preserve">a </w:delText>
        </w:r>
      </w:del>
      <w:del w:id="14" w:author="Furl, Nicholas" w:date="2026-07-01T12:53:00Z" w16du:dateUtc="2026-07-01T11:53:00Z">
        <w:r w:rsidR="00B25491" w:rsidRPr="00B25491" w:rsidDel="000A7317">
          <w:rPr>
            <w:rStyle w:val="None"/>
            <w:lang w:val="en-GB"/>
          </w:rPr>
          <w:delText xml:space="preserve">potential marriage partner </w:delText>
        </w:r>
      </w:del>
      <w:del w:id="15" w:author="Furl, Nicholas" w:date="2026-07-01T12:19:00Z" w16du:dateUtc="2026-07-01T11:19:00Z">
        <w:r w:rsidR="00B25491" w:rsidRPr="00B25491" w:rsidDel="00643CD7">
          <w:rPr>
            <w:rStyle w:val="None"/>
            <w:lang w:val="en-GB"/>
          </w:rPr>
          <w:delText xml:space="preserve">and later return </w:delText>
        </w:r>
      </w:del>
      <w:del w:id="16" w:author="Furl, Nicholas" w:date="2026-07-01T12:53:00Z" w16du:dateUtc="2026-07-01T11:53:00Z">
        <w:r w:rsidR="00B25491" w:rsidRPr="00B25491" w:rsidDel="000A7317">
          <w:rPr>
            <w:rStyle w:val="None"/>
            <w:lang w:val="en-GB"/>
          </w:rPr>
          <w:delText xml:space="preserve">if a better option </w:delText>
        </w:r>
      </w:del>
      <w:del w:id="17" w:author="Furl, Nicholas" w:date="2026-07-01T12:19:00Z" w16du:dateUtc="2026-07-01T11:19:00Z">
        <w:r w:rsidR="00B25491" w:rsidRPr="00B25491" w:rsidDel="00643CD7">
          <w:rPr>
            <w:rStyle w:val="None"/>
            <w:lang w:val="en-GB"/>
          </w:rPr>
          <w:delText>does not appear</w:delText>
        </w:r>
      </w:del>
      <w:del w:id="18" w:author="Furl, Nicholas" w:date="2026-07-01T12:53:00Z" w16du:dateUtc="2026-07-01T11:53:00Z">
        <w:r w:rsidR="00B25491" w:rsidDel="000A7317">
          <w:rPr>
            <w:rStyle w:val="None"/>
            <w:lang w:val="en-GB"/>
          </w:rPr>
          <w:delText xml:space="preserve">. </w:delText>
        </w:r>
      </w:del>
      <w:del w:id="19" w:author="Furl, Nicholas" w:date="2026-07-01T12:21:00Z" w16du:dateUtc="2026-07-01T11:21:00Z">
        <w:r w:rsidR="00B25491" w:rsidRPr="00DE5E06" w:rsidDel="00643CD7">
          <w:rPr>
            <w:rStyle w:val="None"/>
            <w:lang w:val="en-GB"/>
          </w:rPr>
          <w:delText>D</w:delText>
        </w:r>
      </w:del>
      <w:del w:id="20" w:author="Furl, Nicholas" w:date="2026-07-01T12:53:00Z" w16du:dateUtc="2026-07-01T11:53:00Z">
        <w:r w:rsidR="00B25491" w:rsidRPr="00DE5E06" w:rsidDel="000A7317">
          <w:rPr>
            <w:rStyle w:val="None"/>
            <w:lang w:val="en-GB"/>
          </w:rPr>
          <w:delText xml:space="preserve">ecision makers in such scenarios </w:delText>
        </w:r>
      </w:del>
      <w:del w:id="21" w:author="Furl, Nicholas" w:date="2026-07-01T12:20:00Z" w16du:dateUtc="2026-07-01T11:20:00Z">
        <w:r w:rsidR="00B25491" w:rsidRPr="00DE5E06" w:rsidDel="00643CD7">
          <w:rPr>
            <w:rStyle w:val="None"/>
            <w:lang w:val="en-GB"/>
          </w:rPr>
          <w:delText>face a computational challenge: They must</w:delText>
        </w:r>
      </w:del>
      <w:del w:id="22" w:author="Furl, Nicholas" w:date="2026-07-01T12:53:00Z" w16du:dateUtc="2026-07-01T11:53:00Z">
        <w:r w:rsidR="00B25491" w:rsidRPr="00DE5E06" w:rsidDel="000A7317">
          <w:rPr>
            <w:rStyle w:val="None"/>
            <w:lang w:val="en-GB"/>
          </w:rPr>
          <w:delText xml:space="preserve"> leverage prior knowledge about the distribution of option values</w:delText>
        </w:r>
        <w:r w:rsidR="00B25491" w:rsidRPr="00192EEB" w:rsidDel="000A7317">
          <w:rPr>
            <w:rStyle w:val="None"/>
            <w:lang w:val="en-GB"/>
          </w:rPr>
          <w:delText xml:space="preserve"> </w:delText>
        </w:r>
        <w:r w:rsidR="00B25491" w:rsidDel="000A7317">
          <w:rPr>
            <w:rStyle w:val="None"/>
            <w:lang w:val="en-GB"/>
          </w:rPr>
          <w:delText xml:space="preserve">(e.g., the expected value and variability of marriage partners) </w:delText>
        </w:r>
        <w:r w:rsidR="00B25491" w:rsidRPr="00192EEB" w:rsidDel="000A7317">
          <w:rPr>
            <w:rStyle w:val="None"/>
            <w:lang w:val="en-GB"/>
          </w:rPr>
          <w:delText xml:space="preserve">to predict whether continued sampling of new options might result in a higher-valued option than the one currently on offer. </w:delText>
        </w:r>
      </w:del>
      <w:del w:id="23" w:author="Furl, Nicholas" w:date="2026-07-01T12:22:00Z" w16du:dateUtc="2026-07-01T11:22:00Z">
        <w:r w:rsidR="00B25491" w:rsidRPr="00192EEB" w:rsidDel="00643CD7">
          <w:rPr>
            <w:rStyle w:val="None"/>
            <w:lang w:val="en-GB"/>
          </w:rPr>
          <w:delText>In experimental studies</w:delText>
        </w:r>
      </w:del>
      <w:del w:id="24" w:author="Furl, Nicholas" w:date="2026-07-01T12:53:00Z" w16du:dateUtc="2026-07-01T11:53:00Z">
        <w:r w:rsidR="00B25491" w:rsidRPr="00192EEB" w:rsidDel="000A7317">
          <w:rPr>
            <w:rStyle w:val="None"/>
            <w:lang w:val="en-GB"/>
          </w:rPr>
          <w:delText xml:space="preserve">, participants </w:delText>
        </w:r>
      </w:del>
      <w:del w:id="25" w:author="Furl, Nicholas" w:date="2026-07-01T12:28:00Z" w16du:dateUtc="2026-07-01T11:28:00Z">
        <w:r w:rsidR="00B25491" w:rsidRPr="00192EEB" w:rsidDel="00643CD7">
          <w:rPr>
            <w:rStyle w:val="None"/>
            <w:lang w:val="en-GB"/>
          </w:rPr>
          <w:delText xml:space="preserve">often </w:delText>
        </w:r>
        <w:r w:rsidR="00B25491" w:rsidDel="00643CD7">
          <w:rPr>
            <w:rStyle w:val="None"/>
            <w:lang w:val="en-GB"/>
          </w:rPr>
          <w:delText>under</w:delText>
        </w:r>
        <w:r w:rsidR="00B25491" w:rsidRPr="00192EEB" w:rsidDel="00643CD7">
          <w:rPr>
            <w:rStyle w:val="None"/>
            <w:lang w:val="en-GB"/>
          </w:rPr>
          <w:delText>perform</w:delText>
        </w:r>
      </w:del>
      <w:del w:id="26" w:author="Furl, Nicholas" w:date="2026-07-01T12:21:00Z" w16du:dateUtc="2026-07-01T11:21:00Z">
        <w:r w:rsidR="00B25491" w:rsidDel="00643CD7">
          <w:rPr>
            <w:rStyle w:val="None"/>
            <w:lang w:val="en-GB"/>
          </w:rPr>
          <w:delText xml:space="preserve"> compared to </w:delText>
        </w:r>
        <w:r w:rsidR="00B25491" w:rsidRPr="00192EEB" w:rsidDel="00643CD7">
          <w:rPr>
            <w:rStyle w:val="None"/>
            <w:lang w:val="en-GB"/>
          </w:rPr>
          <w:delText>mathematically optimal algorithms</w:delText>
        </w:r>
      </w:del>
      <w:del w:id="27" w:author="Furl, Nicholas" w:date="2026-07-01T12:28:00Z" w16du:dateUtc="2026-07-01T11:28:00Z">
        <w:r w:rsidR="00B25491" w:rsidRPr="00192EEB" w:rsidDel="00643CD7">
          <w:rPr>
            <w:rStyle w:val="None"/>
            <w:lang w:val="en-GB"/>
          </w:rPr>
          <w:delText xml:space="preserve">, which are designed to use only ground truth information about </w:delText>
        </w:r>
        <w:r w:rsidR="00B25491" w:rsidRPr="00192EEB" w:rsidDel="00643CD7">
          <w:rPr>
            <w:rStyle w:val="None"/>
            <w:lang w:val="en-GB"/>
          </w:rPr>
          <w:lastRenderedPageBreak/>
          <w:delText xml:space="preserve">the decision problem. Specifically, participants sample more options before accepting one than these algorithms do when the decision involves options presented as images (e.g., searching for attractive faces). Using </w:delText>
        </w:r>
      </w:del>
      <w:del w:id="28" w:author="Furl, Nicholas" w:date="2026-07-01T12:59:00Z" w16du:dateUtc="2026-07-01T11:59:00Z">
        <w:r w:rsidR="00B25491" w:rsidRPr="00192EEB" w:rsidDel="000A7317">
          <w:rPr>
            <w:rStyle w:val="None"/>
            <w:lang w:val="en-GB"/>
          </w:rPr>
          <w:delText xml:space="preserve">computational modelling </w:delText>
        </w:r>
      </w:del>
      <w:del w:id="29" w:author="Furl, Nicholas" w:date="2026-07-01T12:28:00Z" w16du:dateUtc="2026-07-01T11:28:00Z">
        <w:r w:rsidR="00B25491" w:rsidRPr="00192EEB" w:rsidDel="00643CD7">
          <w:rPr>
            <w:rStyle w:val="None"/>
            <w:lang w:val="en-GB"/>
          </w:rPr>
          <w:delText xml:space="preserve">of </w:delText>
        </w:r>
      </w:del>
      <w:del w:id="30" w:author="Furl, Nicholas" w:date="2026-07-01T12:59:00Z" w16du:dateUtc="2026-07-01T11:59:00Z">
        <w:r w:rsidR="00B25491" w:rsidRPr="00192EEB" w:rsidDel="000A7317">
          <w:rPr>
            <w:rStyle w:val="None"/>
            <w:lang w:val="en-GB"/>
          </w:rPr>
          <w:delText>ten datasets spanning five image-based choice domains</w:delText>
        </w:r>
      </w:del>
      <w:del w:id="31" w:author="Furl, Nicholas" w:date="2026-07-01T12:29:00Z" w16du:dateUtc="2026-07-01T11:29:00Z">
        <w:r w:rsidR="00B25491" w:rsidRPr="00192EEB" w:rsidDel="0053609D">
          <w:rPr>
            <w:rStyle w:val="None"/>
            <w:lang w:val="en-GB"/>
          </w:rPr>
          <w:delText xml:space="preserve">, </w:delText>
        </w:r>
      </w:del>
      <w:del w:id="32" w:author="Furl, Nicholas" w:date="2026-07-01T12:28:00Z" w16du:dateUtc="2026-07-01T11:28:00Z">
        <w:r w:rsidR="00B25491" w:rsidRPr="00192EEB" w:rsidDel="0053609D">
          <w:rPr>
            <w:rStyle w:val="None"/>
            <w:lang w:val="en-GB"/>
          </w:rPr>
          <w:delText>we demonstrate that this apparent oversampling involves</w:delText>
        </w:r>
      </w:del>
      <w:del w:id="33" w:author="Furl, Nicholas" w:date="2026-07-01T12:30:00Z" w16du:dateUtc="2026-07-01T11:30:00Z">
        <w:r w:rsidR="00B25491" w:rsidRPr="00192EEB" w:rsidDel="0053609D">
          <w:rPr>
            <w:rStyle w:val="None"/>
            <w:lang w:val="en-GB"/>
          </w:rPr>
          <w:delText xml:space="preserve"> optimistic </w:delText>
        </w:r>
      </w:del>
      <w:del w:id="34" w:author="Furl, Nicholas" w:date="2026-07-01T12:28:00Z" w16du:dateUtc="2026-07-01T11:28:00Z">
        <w:r w:rsidR="00B25491" w:rsidRPr="00192EEB" w:rsidDel="0053609D">
          <w:rPr>
            <w:rStyle w:val="None"/>
            <w:lang w:val="en-GB"/>
          </w:rPr>
          <w:delText xml:space="preserve">predictions </w:delText>
        </w:r>
      </w:del>
      <w:del w:id="35" w:author="Furl, Nicholas" w:date="2026-07-01T12:30:00Z" w16du:dateUtc="2026-07-01T11:30:00Z">
        <w:r w:rsidR="00B25491" w:rsidRPr="00192EEB" w:rsidDel="0053609D">
          <w:rPr>
            <w:rStyle w:val="None"/>
            <w:lang w:val="en-GB"/>
          </w:rPr>
          <w:delText>about</w:delText>
        </w:r>
      </w:del>
      <w:del w:id="36" w:author="Furl, Nicholas" w:date="2026-07-01T12:31:00Z" w16du:dateUtc="2026-07-01T11:31:00Z">
        <w:r w:rsidR="00B25491" w:rsidRPr="00192EEB" w:rsidDel="0053609D">
          <w:rPr>
            <w:rStyle w:val="None"/>
            <w:lang w:val="en-GB"/>
          </w:rPr>
          <w:delText xml:space="preserve"> future </w:delText>
        </w:r>
      </w:del>
      <w:del w:id="37" w:author="Furl, Nicholas" w:date="2026-07-01T12:58:00Z" w16du:dateUtc="2026-07-01T11:58:00Z">
        <w:r w:rsidR="00B25491" w:rsidRPr="00192EEB" w:rsidDel="000A7317">
          <w:rPr>
            <w:rStyle w:val="None"/>
            <w:lang w:val="en-GB"/>
          </w:rPr>
          <w:delText>optio</w:delText>
        </w:r>
      </w:del>
      <w:del w:id="38" w:author="Furl, Nicholas" w:date="2026-07-01T12:31:00Z" w16du:dateUtc="2026-07-01T11:31:00Z">
        <w:r w:rsidR="00B25491" w:rsidRPr="00192EEB" w:rsidDel="0053609D">
          <w:rPr>
            <w:rStyle w:val="None"/>
            <w:lang w:val="en-GB"/>
          </w:rPr>
          <w:delText>n</w:delText>
        </w:r>
      </w:del>
      <w:del w:id="39" w:author="Furl, Nicholas" w:date="2026-07-01T12:32:00Z" w16du:dateUtc="2026-07-01T11:32:00Z">
        <w:r w:rsidR="00B25491" w:rsidRPr="00192EEB" w:rsidDel="0053609D">
          <w:rPr>
            <w:rStyle w:val="None"/>
            <w:lang w:val="en-GB"/>
          </w:rPr>
          <w:delText xml:space="preserve"> values. </w:delText>
        </w:r>
      </w:del>
      <w:del w:id="40" w:author="Furl, Nicholas" w:date="2026-07-01T12:33:00Z" w16du:dateUtc="2026-07-01T11:33:00Z">
        <w:r w:rsidR="00B25491" w:rsidRPr="00192EEB" w:rsidDel="0053609D">
          <w:rPr>
            <w:rStyle w:val="None"/>
            <w:lang w:val="en-GB"/>
          </w:rPr>
          <w:delText xml:space="preserve">Interestingly, our new finding harmonises with previous findings that pessimistic predictions explain the shorter sampling rates observed for </w:delText>
        </w:r>
        <w:r w:rsidR="004129B2" w:rsidDel="0053609D">
          <w:rPr>
            <w:rStyle w:val="None"/>
            <w:lang w:val="en-GB"/>
          </w:rPr>
          <w:delText>economic searches for the best price.</w:delText>
        </w:r>
        <w:r w:rsidR="00B25491" w:rsidRPr="00192EEB" w:rsidDel="0053609D">
          <w:rPr>
            <w:rStyle w:val="None"/>
            <w:lang w:val="en-GB"/>
          </w:rPr>
          <w:delText xml:space="preserve"> </w:delText>
        </w:r>
      </w:del>
      <w:del w:id="41" w:author="Furl, Nicholas" w:date="2026-07-01T12:59:00Z" w16du:dateUtc="2026-07-01T11:59:00Z">
        <w:r w:rsidR="00B25491" w:rsidRPr="00192EEB" w:rsidDel="000A7317">
          <w:rPr>
            <w:rStyle w:val="None"/>
            <w:lang w:val="en-GB"/>
          </w:rPr>
          <w:delText xml:space="preserve">These suboptimal search strategies could manifest in real-world decisions such as shopping, choosing dating partners or trustworthy job candidates. </w:delText>
        </w:r>
      </w:del>
    </w:p>
    <w:p w14:paraId="43DCD600" w14:textId="77777777" w:rsidR="00F7085F" w:rsidRPr="00192EEB" w:rsidRDefault="00000000">
      <w:pPr>
        <w:pStyle w:val="BodyA"/>
        <w:spacing w:line="480" w:lineRule="auto"/>
        <w:rPr>
          <w:lang w:val="en-GB"/>
        </w:rPr>
      </w:pPr>
      <w:r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650FE32B" w:rsidR="00F7085F" w:rsidRPr="00C23312" w:rsidRDefault="00000000">
      <w:pPr>
        <w:pStyle w:val="BodyA"/>
        <w:spacing w:line="480" w:lineRule="auto"/>
        <w:ind w:firstLine="720"/>
        <w:rPr>
          <w:rStyle w:val="None"/>
          <w:lang w:val="en-GB"/>
        </w:rPr>
      </w:pPr>
      <w:r w:rsidRPr="00192EEB">
        <w:rPr>
          <w:rStyle w:val="None"/>
          <w:lang w:val="en-GB"/>
        </w:rPr>
        <w:t xml:space="preserve">In many real-life situations, decision options appear in sequence and must be selected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w:t>
      </w:r>
      <w:del w:id="42" w:author="Furl, Nicholas" w:date="2026-07-01T14:18:00Z" w16du:dateUtc="2026-07-01T13:18:00Z">
        <w:r w:rsidR="00E6101C" w:rsidRPr="00192EEB" w:rsidDel="004D1779">
          <w:rPr>
            <w:rStyle w:val="None"/>
            <w:lang w:val="en-GB"/>
          </w:rPr>
          <w:delText xml:space="preserve">tasks </w:delText>
        </w:r>
        <w:r w:rsidR="00E6101C" w:rsidDel="004D1779">
          <w:rPr>
            <w:rStyle w:val="None"/>
            <w:lang w:val="en-GB"/>
          </w:rPr>
          <w:delText xml:space="preserve"> against</w:delText>
        </w:r>
      </w:del>
      <w:ins w:id="43" w:author="Furl, Nicholas" w:date="2026-07-01T14:18:00Z" w16du:dateUtc="2026-07-01T13:18:00Z">
        <w:r w:rsidR="004D1779" w:rsidRPr="00192EEB">
          <w:rPr>
            <w:rStyle w:val="None"/>
            <w:lang w:val="en-GB"/>
          </w:rPr>
          <w:t xml:space="preserve">tasks </w:t>
        </w:r>
        <w:r w:rsidR="004D1779">
          <w:rPr>
            <w:rStyle w:val="None"/>
            <w:lang w:val="en-GB"/>
          </w:rPr>
          <w:t>against</w:t>
        </w:r>
      </w:ins>
      <w:r w:rsidR="00E6101C">
        <w:rPr>
          <w:rStyle w:val="None"/>
          <w:lang w:val="en-GB"/>
        </w:rPr>
        <w:t xml:space="preserve">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Cermelli,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ins w:id="44" w:author="Furl, Nicholas" w:date="2026-07-01T14:24:00Z" w16du:dateUtc="2026-07-01T13:24:00Z">
        <w:r w:rsidR="00B95F10">
          <w:rPr>
            <w:rStyle w:val="None"/>
            <w:lang w:val="en-GB"/>
          </w:rPr>
          <w:t>Herein</w:t>
        </w:r>
      </w:ins>
      <w:ins w:id="45" w:author="Furl, Nicholas" w:date="2026-07-01T14:19:00Z" w16du:dateUtc="2026-07-01T13:19:00Z">
        <w:r w:rsidR="004D1779">
          <w:rPr>
            <w:rStyle w:val="None"/>
            <w:lang w:val="en-GB"/>
          </w:rPr>
          <w:t xml:space="preserve">, we use such ground truth benchmarks to identify </w:t>
        </w:r>
      </w:ins>
      <w:ins w:id="46" w:author="Furl, Nicholas" w:date="2026-07-01T14:21:00Z" w16du:dateUtc="2026-07-01T13:21:00Z">
        <w:r w:rsidR="00477DC7">
          <w:rPr>
            <w:rStyle w:val="None"/>
            <w:lang w:val="en-GB"/>
          </w:rPr>
          <w:t>a systematic “oversampling</w:t>
        </w:r>
      </w:ins>
      <w:ins w:id="47" w:author="Furl, Nicholas" w:date="2026-07-01T14:23:00Z" w16du:dateUtc="2026-07-01T13:23:00Z">
        <w:r w:rsidR="004E520D">
          <w:rPr>
            <w:rStyle w:val="None"/>
            <w:lang w:val="en-GB"/>
          </w:rPr>
          <w:t xml:space="preserve"> bias</w:t>
        </w:r>
      </w:ins>
      <w:ins w:id="48" w:author="Furl, Nicholas" w:date="2026-07-01T14:21:00Z" w16du:dateUtc="2026-07-01T13:21:00Z">
        <w:r w:rsidR="00477DC7">
          <w:rPr>
            <w:rStyle w:val="None"/>
            <w:lang w:val="en-GB"/>
          </w:rPr>
          <w:t xml:space="preserve">” </w:t>
        </w:r>
      </w:ins>
      <w:ins w:id="49" w:author="Furl, Nicholas" w:date="2026-07-01T14:19:00Z" w16du:dateUtc="2026-07-01T13:19:00Z">
        <w:r w:rsidR="004D1779">
          <w:rPr>
            <w:rStyle w:val="None"/>
            <w:lang w:val="en-GB"/>
          </w:rPr>
          <w:t xml:space="preserve">on sequential choice tasks </w:t>
        </w:r>
      </w:ins>
      <w:ins w:id="50" w:author="Furl, Nicholas" w:date="2026-07-01T14:20:00Z" w16du:dateUtc="2026-07-01T13:20:00Z">
        <w:r w:rsidR="004D1779">
          <w:rPr>
            <w:rStyle w:val="None"/>
            <w:lang w:val="en-GB"/>
          </w:rPr>
          <w:t xml:space="preserve">and then </w:t>
        </w:r>
      </w:ins>
      <w:ins w:id="51" w:author="Furl, Nicholas" w:date="2026-07-01T14:21:00Z" w16du:dateUtc="2026-07-01T13:21:00Z">
        <w:r w:rsidR="00477DC7">
          <w:rPr>
            <w:rStyle w:val="None"/>
            <w:lang w:val="en-GB"/>
          </w:rPr>
          <w:t xml:space="preserve">we </w:t>
        </w:r>
      </w:ins>
      <w:ins w:id="52" w:author="Furl, Nicholas" w:date="2026-07-01T14:22:00Z" w16du:dateUtc="2026-07-01T13:22:00Z">
        <w:r w:rsidR="00477DC7">
          <w:rPr>
            <w:rStyle w:val="None"/>
            <w:lang w:val="en-GB"/>
          </w:rPr>
          <w:t>fit</w:t>
        </w:r>
      </w:ins>
      <w:ins w:id="53" w:author="Furl, Nicholas" w:date="2026-07-01T14:20:00Z" w16du:dateUtc="2026-07-01T13:20:00Z">
        <w:r w:rsidR="004D1779">
          <w:rPr>
            <w:rStyle w:val="None"/>
            <w:lang w:val="en-GB"/>
          </w:rPr>
          <w:t xml:space="preserve"> computational models </w:t>
        </w:r>
      </w:ins>
      <w:ins w:id="54" w:author="Furl, Nicholas" w:date="2026-07-01T14:22:00Z" w16du:dateUtc="2026-07-01T13:22:00Z">
        <w:r w:rsidR="00477DC7">
          <w:rPr>
            <w:rStyle w:val="None"/>
            <w:lang w:val="en-GB"/>
          </w:rPr>
          <w:t xml:space="preserve">of cognitive processing to participants’ behaviour to </w:t>
        </w:r>
      </w:ins>
      <w:ins w:id="55" w:author="Furl, Nicholas" w:date="2026-07-01T14:24:00Z" w16du:dateUtc="2026-07-01T13:24:00Z">
        <w:r w:rsidR="004E520D">
          <w:rPr>
            <w:rStyle w:val="None"/>
            <w:lang w:val="en-GB"/>
          </w:rPr>
          <w:t>explain</w:t>
        </w:r>
      </w:ins>
      <w:ins w:id="56" w:author="Furl, Nicholas" w:date="2026-07-01T14:22:00Z" w16du:dateUtc="2026-07-01T13:22:00Z">
        <w:r w:rsidR="00477DC7">
          <w:rPr>
            <w:rStyle w:val="None"/>
            <w:lang w:val="en-GB"/>
          </w:rPr>
          <w:t xml:space="preserve"> these</w:t>
        </w:r>
      </w:ins>
      <w:ins w:id="57" w:author="Furl, Nicholas" w:date="2026-07-01T14:23:00Z" w16du:dateUtc="2026-07-01T13:23:00Z">
        <w:r w:rsidR="004E520D">
          <w:rPr>
            <w:rStyle w:val="None"/>
            <w:lang w:val="en-GB"/>
          </w:rPr>
          <w:t xml:space="preserve"> apparently suboptimal decisions</w:t>
        </w:r>
      </w:ins>
      <w:ins w:id="58" w:author="Furl, Nicholas" w:date="2026-07-01T14:22:00Z" w16du:dateUtc="2026-07-01T13:22:00Z">
        <w:r w:rsidR="00477DC7">
          <w:rPr>
            <w:rStyle w:val="None"/>
            <w:lang w:val="en-GB"/>
          </w:rPr>
          <w:t>.</w:t>
        </w:r>
      </w:ins>
      <w:ins w:id="59" w:author="Furl, Nicholas" w:date="2026-07-01T14:20:00Z" w16du:dateUtc="2026-07-01T13:20:00Z">
        <w:r w:rsidR="004D1779">
          <w:rPr>
            <w:rStyle w:val="None"/>
            <w:lang w:val="en-GB"/>
          </w:rPr>
          <w:t xml:space="preserve"> </w:t>
        </w:r>
      </w:ins>
    </w:p>
    <w:p w14:paraId="76D5CDA2" w14:textId="7AA2B170"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w:t>
      </w:r>
      <w:ins w:id="60" w:author="Furl, Nicholas" w:date="2026-07-01T15:57:00Z" w16du:dateUtc="2026-07-01T14:57:00Z">
        <w:r w:rsidR="00C2103F">
          <w:rPr>
            <w:rStyle w:val="None"/>
            <w:lang w:val="en-GB"/>
          </w:rPr>
          <w:t>candidat</w:t>
        </w:r>
      </w:ins>
      <w:ins w:id="61" w:author="Furl, Nicholas" w:date="2026-07-01T15:58:00Z" w16du:dateUtc="2026-07-01T14:58:00Z">
        <w:r w:rsidR="00C2103F">
          <w:rPr>
            <w:rStyle w:val="None"/>
            <w:lang w:val="en-GB"/>
          </w:rPr>
          <w:t xml:space="preserve">e option values for </w:t>
        </w:r>
      </w:ins>
      <w:r w:rsidRPr="00C23312">
        <w:rPr>
          <w:rStyle w:val="None"/>
          <w:lang w:val="en-GB"/>
        </w:rPr>
        <w:t>employees</w:t>
      </w:r>
      <w:del w:id="62" w:author="Furl, Nicholas" w:date="2026-07-01T15:58:00Z" w16du:dateUtc="2026-07-01T14:58:00Z">
        <w:r w:rsidRPr="00C23312" w:rsidDel="00C2103F">
          <w:rPr>
            <w:rStyle w:val="None"/>
            <w:lang w:val="en-GB"/>
          </w:rPr>
          <w:delText xml:space="preserve"> (i.e., option values)</w:delText>
        </w:r>
      </w:del>
      <w:r w:rsidRPr="00C23312">
        <w:rPr>
          <w:rStyle w:val="None"/>
          <w:lang w:val="en-GB"/>
        </w:rPr>
        <w:t xml:space="preserve">.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w:t>
      </w:r>
      <w:del w:id="63" w:author="Furl, Nicholas" w:date="2026-07-01T15:58:00Z" w16du:dateUtc="2026-07-01T14:58:00Z">
        <w:r w:rsidRPr="00C23312" w:rsidDel="00C2103F">
          <w:rPr>
            <w:rStyle w:val="None"/>
            <w:lang w:val="en-GB"/>
          </w:rPr>
          <w:delText xml:space="preserve">correct </w:delText>
        </w:r>
      </w:del>
      <w:r w:rsidRPr="00C23312">
        <w:rPr>
          <w:rStyle w:val="None"/>
          <w:lang w:val="en-GB"/>
        </w:rPr>
        <w:t>ground truth information, including the mean and variance of a normally distributed prior of the potential option values. Then, using this “generating distribution</w:t>
      </w:r>
      <w:r w:rsidR="008A6E76" w:rsidRPr="008A6E76">
        <w:rPr>
          <w:rStyle w:val="None"/>
          <w:lang w:val="en-GB"/>
        </w:rPr>
        <w:t>,”</w:t>
      </w:r>
      <w:r w:rsidRPr="00C23312">
        <w:rPr>
          <w:rStyle w:val="None"/>
          <w:lang w:val="en-GB"/>
        </w:rPr>
        <w:t xml:space="preserve"> </w:t>
      </w:r>
      <w:r w:rsidR="008A6E76">
        <w:rPr>
          <w:rStyle w:val="None"/>
          <w:lang w:val="en-GB"/>
        </w:rPr>
        <w:t xml:space="preserve">the agent can compute </w:t>
      </w:r>
      <w:r w:rsidRPr="00C23312">
        <w:rPr>
          <w:rStyle w:val="None"/>
          <w:lang w:val="en-GB"/>
        </w:rPr>
        <w:t xml:space="preserve">the expected reward value of future samples if the agent were to continue sampling. This expected value functions as a varying choice threshold which the current option value on offer must exceed to be chosen. </w:t>
      </w:r>
      <w:ins w:id="64" w:author="Furl, Nicholas" w:date="2026-07-01T14:33:00Z" w16du:dateUtc="2026-07-01T13:33:00Z">
        <w:r w:rsidR="005110C2">
          <w:rPr>
            <w:rStyle w:val="None"/>
            <w:lang w:val="en-GB"/>
          </w:rPr>
          <w:t>Here, as we describe</w:t>
        </w:r>
      </w:ins>
      <w:ins w:id="65" w:author="Furl, Nicholas" w:date="2026-07-01T14:39:00Z" w16du:dateUtc="2026-07-01T13:39:00Z">
        <w:r w:rsidR="00843841">
          <w:rPr>
            <w:rStyle w:val="None"/>
            <w:lang w:val="en-GB"/>
          </w:rPr>
          <w:t xml:space="preserve"> in more detail</w:t>
        </w:r>
      </w:ins>
      <w:ins w:id="66" w:author="Furl, Nicholas" w:date="2026-07-01T14:33:00Z" w16du:dateUtc="2026-07-01T13:33:00Z">
        <w:r w:rsidR="005110C2">
          <w:rPr>
            <w:rStyle w:val="None"/>
            <w:lang w:val="en-GB"/>
          </w:rPr>
          <w:t xml:space="preserve"> </w:t>
        </w:r>
        <w:r w:rsidR="005110C2">
          <w:rPr>
            <w:rStyle w:val="None"/>
            <w:lang w:val="en-GB"/>
          </w:rPr>
          <w:lastRenderedPageBreak/>
          <w:t>below, we use this computational framework both as a benchmark by which we compare human behaviour and identify where th</w:t>
        </w:r>
      </w:ins>
      <w:ins w:id="67" w:author="Furl, Nicholas" w:date="2026-07-01T14:34:00Z" w16du:dateUtc="2026-07-01T13:34:00Z">
        <w:r w:rsidR="005110C2">
          <w:rPr>
            <w:rStyle w:val="None"/>
            <w:lang w:val="en-GB"/>
          </w:rPr>
          <w:t xml:space="preserve">eir choices deviate from purely ground truth calculations, and we parameterise it to develop cognitive theories of </w:t>
        </w:r>
      </w:ins>
      <w:ins w:id="68" w:author="Furl, Nicholas" w:date="2026-07-01T14:35:00Z" w16du:dateUtc="2026-07-01T13:35:00Z">
        <w:r w:rsidR="005110C2">
          <w:rPr>
            <w:rStyle w:val="None"/>
            <w:lang w:val="en-GB"/>
          </w:rPr>
          <w:t xml:space="preserve">choice, where parameters explain deviation from ground </w:t>
        </w:r>
      </w:ins>
      <w:ins w:id="69" w:author="Furl, Nicholas" w:date="2026-07-01T14:36:00Z" w16du:dateUtc="2026-07-01T13:36:00Z">
        <w:r w:rsidR="00843841">
          <w:rPr>
            <w:rStyle w:val="None"/>
            <w:lang w:val="en-GB"/>
          </w:rPr>
          <w:t>truth-based</w:t>
        </w:r>
      </w:ins>
      <w:ins w:id="70" w:author="Furl, Nicholas" w:date="2026-07-01T14:35:00Z" w16du:dateUtc="2026-07-01T13:35:00Z">
        <w:r w:rsidR="005110C2">
          <w:rPr>
            <w:rStyle w:val="None"/>
            <w:lang w:val="en-GB"/>
          </w:rPr>
          <w:t xml:space="preserve"> performance.</w:t>
        </w:r>
      </w:ins>
      <w:ins w:id="71" w:author="Furl, Nicholas" w:date="2026-07-01T14:36:00Z" w16du:dateUtc="2026-07-01T13:36:00Z">
        <w:r w:rsidR="00843841">
          <w:rPr>
            <w:rStyle w:val="None"/>
            <w:lang w:val="en-GB"/>
          </w:rPr>
          <w:t xml:space="preserve"> Specifically, we describe an “oversampling bias” using image-based </w:t>
        </w:r>
      </w:ins>
      <w:ins w:id="72" w:author="Furl, Nicholas" w:date="2026-07-01T14:38:00Z" w16du:dateUtc="2026-07-01T13:38:00Z">
        <w:r w:rsidR="00843841" w:rsidRPr="00C23312">
          <w:rPr>
            <w:rStyle w:val="None"/>
            <w:lang w:val="en-GB"/>
          </w:rPr>
          <w:t xml:space="preserve">sequential decision </w:t>
        </w:r>
      </w:ins>
      <w:ins w:id="73" w:author="Furl, Nicholas" w:date="2026-07-01T14:36:00Z" w16du:dateUtc="2026-07-01T13:36:00Z">
        <w:r w:rsidR="00843841">
          <w:rPr>
            <w:rStyle w:val="None"/>
            <w:lang w:val="en-GB"/>
          </w:rPr>
          <w:t xml:space="preserve">tasks and we compare </w:t>
        </w:r>
      </w:ins>
      <w:ins w:id="74" w:author="Furl, Nicholas" w:date="2026-07-01T14:37:00Z" w16du:dateUtc="2026-07-01T13:37:00Z">
        <w:r w:rsidR="00843841">
          <w:rPr>
            <w:rStyle w:val="None"/>
            <w:lang w:val="en-GB"/>
          </w:rPr>
          <w:t xml:space="preserve">various parameterisations to </w:t>
        </w:r>
      </w:ins>
      <w:ins w:id="75" w:author="Furl, Nicholas" w:date="2026-07-01T15:59:00Z" w16du:dateUtc="2026-07-01T14:59:00Z">
        <w:r w:rsidR="00C2103F">
          <w:rPr>
            <w:rStyle w:val="None"/>
            <w:lang w:val="en-GB"/>
          </w:rPr>
          <w:t>identify</w:t>
        </w:r>
      </w:ins>
      <w:ins w:id="76" w:author="Furl, Nicholas" w:date="2026-07-01T14:37:00Z" w16du:dateUtc="2026-07-01T13:37:00Z">
        <w:r w:rsidR="00843841">
          <w:rPr>
            <w:rStyle w:val="None"/>
            <w:lang w:val="en-GB"/>
          </w:rPr>
          <w:t xml:space="preserve"> </w:t>
        </w:r>
      </w:ins>
      <w:ins w:id="77" w:author="Furl, Nicholas" w:date="2026-07-01T15:42:00Z" w16du:dateUtc="2026-07-01T14:42:00Z">
        <w:r w:rsidR="00921AEE">
          <w:rPr>
            <w:rStyle w:val="None"/>
            <w:lang w:val="en-GB"/>
          </w:rPr>
          <w:t xml:space="preserve">cognitive </w:t>
        </w:r>
      </w:ins>
      <w:ins w:id="78" w:author="Furl, Nicholas" w:date="2026-07-01T15:43:00Z" w16du:dateUtc="2026-07-01T14:43:00Z">
        <w:r w:rsidR="00921AEE">
          <w:rPr>
            <w:rStyle w:val="None"/>
            <w:lang w:val="en-GB"/>
          </w:rPr>
          <w:t xml:space="preserve">processes that </w:t>
        </w:r>
      </w:ins>
      <w:ins w:id="79" w:author="Furl, Nicholas" w:date="2026-07-01T14:37:00Z" w16du:dateUtc="2026-07-01T13:37:00Z">
        <w:r w:rsidR="00843841">
          <w:rPr>
            <w:rStyle w:val="None"/>
            <w:lang w:val="en-GB"/>
          </w:rPr>
          <w:t>contribut</w:t>
        </w:r>
      </w:ins>
      <w:ins w:id="80" w:author="Furl, Nicholas" w:date="2026-07-01T15:43:00Z" w16du:dateUtc="2026-07-01T14:43:00Z">
        <w:r w:rsidR="00921AEE">
          <w:rPr>
            <w:rStyle w:val="None"/>
            <w:lang w:val="en-GB"/>
          </w:rPr>
          <w:t>e to</w:t>
        </w:r>
      </w:ins>
      <w:ins w:id="81" w:author="Furl, Nicholas" w:date="2026-07-01T14:37:00Z" w16du:dateUtc="2026-07-01T13:37:00Z">
        <w:r w:rsidR="00843841">
          <w:rPr>
            <w:rStyle w:val="None"/>
            <w:lang w:val="en-GB"/>
          </w:rPr>
          <w:t xml:space="preserve"> this bias. </w:t>
        </w:r>
      </w:ins>
    </w:p>
    <w:p w14:paraId="033EC24E" w14:textId="586E1F87" w:rsidR="00F7085F" w:rsidRPr="00C56A98" w:rsidRDefault="00843841">
      <w:pPr>
        <w:pStyle w:val="BodyA"/>
        <w:spacing w:line="480" w:lineRule="auto"/>
        <w:ind w:firstLine="720"/>
        <w:rPr>
          <w:rStyle w:val="None"/>
          <w:lang w:val="en-GB"/>
        </w:rPr>
      </w:pPr>
      <w:ins w:id="82" w:author="Furl, Nicholas" w:date="2026-07-01T14:38:00Z" w16du:dateUtc="2026-07-01T13:38:00Z">
        <w:r>
          <w:rPr>
            <w:rStyle w:val="None"/>
            <w:lang w:val="en-GB"/>
          </w:rPr>
          <w:t>In t</w:t>
        </w:r>
      </w:ins>
      <w:ins w:id="83" w:author="Furl, Nicholas" w:date="2026-07-01T14:37:00Z" w16du:dateUtc="2026-07-01T13:37:00Z">
        <w:r>
          <w:rPr>
            <w:rStyle w:val="None"/>
            <w:lang w:val="en-GB"/>
          </w:rPr>
          <w:t xml:space="preserve">hese image-based </w:t>
        </w:r>
      </w:ins>
      <w:ins w:id="84" w:author="Furl, Nicholas" w:date="2026-07-01T14:38:00Z" w16du:dateUtc="2026-07-01T13:38:00Z">
        <w:r w:rsidRPr="00C23312">
          <w:rPr>
            <w:rStyle w:val="None"/>
            <w:lang w:val="en-GB"/>
          </w:rPr>
          <w:t xml:space="preserve">sequential decision tasks </w:t>
        </w:r>
      </w:ins>
      <w:del w:id="85" w:author="Furl, Nicholas" w:date="2026-07-01T14:38:00Z" w16du:dateUtc="2026-07-01T13:38:00Z">
        <w:r w:rsidRPr="00C23312" w:rsidDel="00843841">
          <w:rPr>
            <w:rStyle w:val="None"/>
            <w:lang w:val="en-GB"/>
          </w:rPr>
          <w:delText xml:space="preserve">Recent work </w:delText>
        </w:r>
        <w:r w:rsidR="00D223DD" w:rsidDel="00843841">
          <w:rPr>
            <w:rStyle w:val="None"/>
            <w:lang w:val="en-GB"/>
          </w:rPr>
          <w:delText>studying how humans solve such</w:delText>
        </w:r>
        <w:r w:rsidRPr="00C23312" w:rsidDel="00843841">
          <w:rPr>
            <w:rStyle w:val="None"/>
            <w:lang w:val="en-GB"/>
          </w:rPr>
          <w:delText xml:space="preserve"> sequential decision tasks </w:delText>
        </w:r>
      </w:del>
      <w:r w:rsidRPr="00C23312">
        <w:rPr>
          <w:rStyle w:val="None"/>
          <w:lang w:val="en-GB"/>
        </w:rPr>
        <w:t>(Furl et al., 2019; van de Wouw et al., 2022)</w:t>
      </w:r>
      <w:ins w:id="86" w:author="Furl, Nicholas" w:date="2026-07-01T14:38:00Z" w16du:dateUtc="2026-07-01T13:38:00Z">
        <w:r>
          <w:rPr>
            <w:rStyle w:val="None"/>
            <w:lang w:val="en-GB"/>
          </w:rPr>
          <w:t xml:space="preserve">, </w:t>
        </w:r>
      </w:ins>
      <w:del w:id="87" w:author="Furl, Nicholas" w:date="2026-07-01T14:38:00Z" w16du:dateUtc="2026-07-01T13:38:00Z">
        <w:r w:rsidRPr="00C23312" w:rsidDel="00843841">
          <w:rPr>
            <w:rStyle w:val="None"/>
            <w:lang w:val="en-GB"/>
          </w:rPr>
          <w:delText xml:space="preserve"> introduced a new image-based version of the paradigm. P</w:delText>
        </w:r>
      </w:del>
      <w:ins w:id="88" w:author="Furl, Nicholas" w:date="2026-07-01T14:38:00Z" w16du:dateUtc="2026-07-01T13:38:00Z">
        <w:r>
          <w:rPr>
            <w:rStyle w:val="None"/>
            <w:lang w:val="en-GB"/>
          </w:rPr>
          <w:t>p</w:t>
        </w:r>
      </w:ins>
      <w:r w:rsidRPr="00C23312">
        <w:rPr>
          <w:rStyle w:val="None"/>
          <w:lang w:val="en-GB"/>
        </w:rPr>
        <w:t xml:space="preserve">articipants 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 </w:t>
      </w:r>
      <w:del w:id="89" w:author="Furl, Nicholas" w:date="2026-07-01T14:39:00Z" w16du:dateUtc="2026-07-01T13:39:00Z">
        <w:r w:rsidRPr="00C56A98" w:rsidDel="00843841">
          <w:rPr>
            <w:rStyle w:val="None"/>
            <w:lang w:val="en-GB"/>
          </w:rPr>
          <w:delText xml:space="preserve">in these image-based studies </w:delText>
        </w:r>
      </w:del>
      <w:r w:rsidRPr="00C56A98">
        <w:rPr>
          <w:rStyle w:val="None"/>
          <w:lang w:val="en-GB"/>
        </w:rPr>
        <w:t xml:space="preserve">sampled too many options. </w:t>
      </w:r>
      <w:ins w:id="90" w:author="Furl, Nicholas" w:date="2026-07-01T15:59:00Z" w16du:dateUtc="2026-07-01T14:59:00Z">
        <w:r w:rsidR="00C2103F" w:rsidRPr="00C2103F">
          <w:rPr>
            <w:rStyle w:val="None"/>
            <w:lang w:val="en-GB"/>
          </w:rPr>
          <w:t>This deviation shows that the ground-truth benchmark alone does not describe human choice, motivating cognitive models that explain why participants depart from benchmark-prescribed sampling.</w:t>
        </w:r>
        <w:r w:rsidR="00C2103F">
          <w:rPr>
            <w:rStyle w:val="None"/>
            <w:lang w:val="en-GB"/>
          </w:rPr>
          <w:t xml:space="preserve"> </w:t>
        </w:r>
      </w:ins>
      <w:del w:id="91" w:author="Furl, Nicholas" w:date="2026-07-01T15:59:00Z" w16du:dateUtc="2026-07-01T14:59:00Z">
        <w:r w:rsidRPr="00C56A98" w:rsidDel="00C2103F">
          <w:rPr>
            <w:rStyle w:val="None"/>
            <w:lang w:val="en-GB"/>
          </w:rPr>
          <w:delText xml:space="preserve">Because the ground truth benchmark does not adequately explain participants’ sampling rates, we cannot consider it a candidate computational theory to fully explain participants’ choices under all circumstances. </w:delText>
        </w:r>
      </w:del>
      <w:ins w:id="92" w:author="Furl, Nicholas" w:date="2026-07-01T14:39:00Z" w16du:dateUtc="2026-07-01T13:39:00Z">
        <w:r w:rsidR="00696D31">
          <w:rPr>
            <w:rStyle w:val="None"/>
            <w:lang w:val="en-GB"/>
          </w:rPr>
          <w:t>Thus, in this paper</w:t>
        </w:r>
      </w:ins>
      <w:ins w:id="93" w:author="Furl, Nicholas" w:date="2026-07-01T14:40:00Z" w16du:dateUtc="2026-07-01T13:40:00Z">
        <w:r w:rsidR="00696D31">
          <w:rPr>
            <w:rStyle w:val="None"/>
            <w:lang w:val="en-GB"/>
          </w:rPr>
          <w:t xml:space="preserve">, we go beyond the ground truth benchmark approach to explain participants’ sampling rates in terms of </w:t>
        </w:r>
      </w:ins>
      <w:del w:id="94" w:author="Furl, Nicholas" w:date="2026-07-01T14:40:00Z" w16du:dateUtc="2026-07-01T13:40:00Z">
        <w:r w:rsidRPr="00C56A98" w:rsidDel="00696D31">
          <w:rPr>
            <w:rStyle w:val="None"/>
            <w:lang w:val="en-GB"/>
          </w:rPr>
          <w:delText xml:space="preserve">The current paper builds </w:delText>
        </w:r>
      </w:del>
      <w:r w:rsidRPr="00C56A98">
        <w:rPr>
          <w:rStyle w:val="None"/>
          <w:lang w:val="en-GB"/>
        </w:rPr>
        <w:t>theoretical computational models</w:t>
      </w:r>
      <w:ins w:id="95" w:author="Furl, Nicholas" w:date="2026-07-01T14:40:00Z" w16du:dateUtc="2026-07-01T13:40:00Z">
        <w:r w:rsidR="00696D31">
          <w:rPr>
            <w:rStyle w:val="None"/>
            <w:lang w:val="en-GB"/>
          </w:rPr>
          <w:t xml:space="preserve">. We </w:t>
        </w:r>
      </w:ins>
      <w:del w:id="96" w:author="Furl, Nicholas" w:date="2026-07-01T14:40:00Z" w16du:dateUtc="2026-07-01T13:40:00Z">
        <w:r w:rsidRPr="00C56A98" w:rsidDel="00696D31">
          <w:rPr>
            <w:rStyle w:val="None"/>
            <w:lang w:val="en-GB"/>
          </w:rPr>
          <w:delText xml:space="preserve"> to test hypothetical sources of this apparent “oversampling” by </w:delText>
        </w:r>
      </w:del>
      <w:r w:rsidRPr="00C56A98">
        <w:rPr>
          <w:rStyle w:val="None"/>
          <w:lang w:val="en-GB"/>
        </w:rPr>
        <w:t>fit</w:t>
      </w:r>
      <w:del w:id="97" w:author="Furl, Nicholas" w:date="2026-07-01T14:40:00Z" w16du:dateUtc="2026-07-01T13:40:00Z">
        <w:r w:rsidRPr="00C56A98" w:rsidDel="00696D31">
          <w:rPr>
            <w:rStyle w:val="None"/>
            <w:lang w:val="en-GB"/>
          </w:rPr>
          <w:delText>ting</w:delText>
        </w:r>
      </w:del>
      <w:r w:rsidRPr="00C56A98">
        <w:rPr>
          <w:rStyle w:val="None"/>
          <w:lang w:val="en-GB"/>
        </w:rPr>
        <w:t xml:space="preserve"> the models to participant choice behaviour across ten datasets, including data from Furl and colleagues (2019) and van de Wouw and colleagues (2022) plus three new datasets, testing new image-based choice domains. </w:t>
      </w:r>
    </w:p>
    <w:p w14:paraId="5A25E02D" w14:textId="4A3B7A90" w:rsidR="00D06AE9" w:rsidRDefault="00000000" w:rsidP="00D06AE9">
      <w:pPr>
        <w:pStyle w:val="BodyA"/>
        <w:spacing w:line="480" w:lineRule="auto"/>
        <w:ind w:firstLine="720"/>
        <w:rPr>
          <w:ins w:id="98" w:author="Furl, Nicholas" w:date="2026-07-01T15:02:00Z" w16du:dateUtc="2026-07-01T14:02:00Z"/>
          <w:rStyle w:val="None"/>
          <w:lang w:val="en-GB"/>
        </w:rPr>
      </w:pPr>
      <w:r w:rsidRPr="00C56A98">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w:t>
      </w:r>
      <w:r w:rsidRPr="00C56A98">
        <w:rPr>
          <w:rStyle w:val="None"/>
          <w:lang w:val="en-GB"/>
        </w:rPr>
        <w:lastRenderedPageBreak/>
        <w:t>parameterised the ground truth benchmark</w:t>
      </w:r>
      <w:ins w:id="99" w:author="Furl, Nicholas" w:date="2026-07-01T15:02:00Z" w16du:dateUtc="2026-07-01T14:02:00Z">
        <w:r w:rsidR="00D06AE9">
          <w:rPr>
            <w:rStyle w:val="None"/>
            <w:lang w:val="en-GB"/>
          </w:rPr>
          <w:t xml:space="preserve"> to create two theoretical models</w:t>
        </w:r>
      </w:ins>
      <w:r w:rsidRPr="00C56A98">
        <w:rPr>
          <w:rStyle w:val="None"/>
          <w:lang w:val="en-GB"/>
        </w:rPr>
        <w:t xml:space="preserve">, such that the parameters would represent </w:t>
      </w:r>
      <w:del w:id="100" w:author="Furl, Nicholas" w:date="2026-07-01T14:52:00Z" w16du:dateUtc="2026-07-01T13:52:00Z">
        <w:r w:rsidRPr="00C56A98" w:rsidDel="006A0073">
          <w:rPr>
            <w:rStyle w:val="None"/>
            <w:lang w:val="en-GB"/>
          </w:rPr>
          <w:delText>psychological factors</w:delText>
        </w:r>
      </w:del>
      <w:ins w:id="101" w:author="Furl, Nicholas" w:date="2026-07-01T14:52:00Z" w16du:dateUtc="2026-07-01T13:52:00Z">
        <w:r w:rsidR="006A0073">
          <w:rPr>
            <w:rStyle w:val="None"/>
            <w:lang w:val="en-GB"/>
          </w:rPr>
          <w:t>cognitive factors</w:t>
        </w:r>
      </w:ins>
      <w:r w:rsidRPr="00C56A98">
        <w:rPr>
          <w:rStyle w:val="None"/>
          <w:lang w:val="en-GB"/>
        </w:rPr>
        <w:t xml:space="preserve"> that </w:t>
      </w:r>
      <w:del w:id="102" w:author="Furl, Nicholas" w:date="2026-07-01T14:51:00Z" w16du:dateUtc="2026-07-01T13:51:00Z">
        <w:r w:rsidRPr="00C56A98" w:rsidDel="006A0073">
          <w:rPr>
            <w:rStyle w:val="None"/>
            <w:lang w:val="en-GB"/>
          </w:rPr>
          <w:delText xml:space="preserve">could </w:delText>
        </w:r>
        <w:r w:rsidR="00C56A98" w:rsidRPr="00C56A98" w:rsidDel="006A0073">
          <w:rPr>
            <w:rStyle w:val="None"/>
            <w:lang w:val="en-GB"/>
          </w:rPr>
          <w:delText>contribute</w:delText>
        </w:r>
        <w:r w:rsidRPr="00C56A98" w:rsidDel="006A0073">
          <w:rPr>
            <w:rStyle w:val="None"/>
            <w:lang w:val="en-GB"/>
          </w:rPr>
          <w:delText xml:space="preserve"> to choice</w:delText>
        </w:r>
      </w:del>
      <w:ins w:id="103" w:author="Furl, Nicholas" w:date="2026-07-01T14:52:00Z" w16du:dateUtc="2026-07-01T13:52:00Z">
        <w:r w:rsidR="006A0073">
          <w:rPr>
            <w:rStyle w:val="None"/>
            <w:lang w:val="en-GB"/>
          </w:rPr>
          <w:t>can increase or decrease</w:t>
        </w:r>
      </w:ins>
      <w:ins w:id="104" w:author="Furl, Nicholas" w:date="2026-07-01T14:51:00Z" w16du:dateUtc="2026-07-01T13:51:00Z">
        <w:r w:rsidR="006A0073">
          <w:rPr>
            <w:rStyle w:val="None"/>
            <w:lang w:val="en-GB"/>
          </w:rPr>
          <w:t xml:space="preserve"> the sampling </w:t>
        </w:r>
      </w:ins>
      <w:ins w:id="105" w:author="Furl, Nicholas" w:date="2026-07-01T14:52:00Z" w16du:dateUtc="2026-07-01T13:52:00Z">
        <w:r w:rsidR="006A0073">
          <w:rPr>
            <w:rStyle w:val="None"/>
            <w:lang w:val="en-GB"/>
          </w:rPr>
          <w:t>rate, relative to the ground truth-prescribed stopping point</w:t>
        </w:r>
      </w:ins>
      <w:r w:rsidRPr="00C56A98">
        <w:rPr>
          <w:rStyle w:val="None"/>
          <w:lang w:val="en-GB"/>
        </w:rPr>
        <w:t xml:space="preserv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w:t>
      </w:r>
      <w:ins w:id="106" w:author="Furl, Nicholas" w:date="2026-07-01T14:52:00Z" w16du:dateUtc="2026-07-01T13:52:00Z">
        <w:r w:rsidR="005D1FF4">
          <w:rPr>
            <w:rStyle w:val="None"/>
            <w:lang w:val="en-GB"/>
          </w:rPr>
          <w:t>-</w:t>
        </w:r>
      </w:ins>
      <w:del w:id="107" w:author="Furl, Nicholas" w:date="2026-07-01T14:52:00Z" w16du:dateUtc="2026-07-01T13:52:00Z">
        <w:r w:rsidRPr="00C56A98" w:rsidDel="005D1FF4">
          <w:rPr>
            <w:rStyle w:val="None"/>
            <w:lang w:val="en-GB"/>
          </w:rPr>
          <w:delText xml:space="preserve"> </w:delText>
        </w:r>
      </w:del>
      <w:r w:rsidRPr="00C56A98">
        <w:rPr>
          <w:rStyle w:val="None"/>
          <w:lang w:val="en-GB"/>
        </w:rPr>
        <w:t>t</w:t>
      </w:r>
      <w:ins w:id="108" w:author="Furl, Nicholas" w:date="2026-07-01T15:02:00Z" w16du:dateUtc="2026-07-01T14:02:00Z">
        <w:r w:rsidR="00D06AE9">
          <w:rPr>
            <w:rStyle w:val="None"/>
            <w:lang w:val="en-GB"/>
          </w:rPr>
          <w:t>o</w:t>
        </w:r>
      </w:ins>
      <w:ins w:id="109" w:author="Furl, Nicholas" w:date="2026-07-01T14:52:00Z" w16du:dateUtc="2026-07-01T13:52:00Z">
        <w:r w:rsidR="005D1FF4">
          <w:rPr>
            <w:rStyle w:val="None"/>
            <w:lang w:val="en-GB"/>
          </w:rPr>
          <w:t>-</w:t>
        </w:r>
      </w:ins>
      <w:del w:id="110" w:author="Furl, Nicholas" w:date="2026-07-01T14:52:00Z" w16du:dateUtc="2026-07-01T13:52:00Z">
        <w:r w:rsidRPr="00C56A98" w:rsidDel="005D1FF4">
          <w:rPr>
            <w:rStyle w:val="None"/>
            <w:lang w:val="en-GB"/>
          </w:rPr>
          <w:delText xml:space="preserve">o </w:delText>
        </w:r>
      </w:del>
      <w:r w:rsidRPr="00C56A98">
        <w:rPr>
          <w:rStyle w:val="None"/>
          <w:lang w:val="en-GB"/>
        </w:rPr>
        <w:t xml:space="preserve">sample parameter (See General Methods), which reflects how much reward participants subjectively associated with </w:t>
      </w:r>
      <w:r w:rsidR="00C56A98">
        <w:rPr>
          <w:rStyle w:val="None"/>
          <w:lang w:val="en-GB"/>
        </w:rPr>
        <w:t xml:space="preserve">the </w:t>
      </w:r>
      <w:r w:rsidRPr="00C56A98">
        <w:rPr>
          <w:rStyle w:val="None"/>
          <w:lang w:val="en-GB"/>
        </w:rPr>
        <w:t xml:space="preserve">sampling itself (the ground truth was that the experiment neither charged nor rewarded sample-again decisions). </w:t>
      </w:r>
      <w:ins w:id="111" w:author="Furl, Nicholas" w:date="2026-07-01T14:53:00Z" w16du:dateUtc="2026-07-01T13:53:00Z">
        <w:r w:rsidR="00642B24">
          <w:rPr>
            <w:rStyle w:val="None"/>
            <w:lang w:val="en-GB"/>
          </w:rPr>
          <w:t xml:space="preserve">This parameter controls the sampling rate. </w:t>
        </w:r>
      </w:ins>
      <w:r w:rsidRPr="00C56A98">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generating distribution. Positive values of this parameter lengthen sampling rates, because the model</w:t>
      </w:r>
      <w:ins w:id="112" w:author="Furl, Nicholas" w:date="2026-07-01T14:54:00Z" w16du:dateUtc="2026-07-01T13:54:00Z">
        <w:r w:rsidR="00642B24">
          <w:rPr>
            <w:rStyle w:val="None"/>
            <w:lang w:val="en-GB"/>
          </w:rPr>
          <w:t xml:space="preserve"> then expects upcoming options to be more valuable, leading the agent to hold out for these expected high value options.</w:t>
        </w:r>
      </w:ins>
      <w:ins w:id="113" w:author="Furl, Nicholas" w:date="2026-07-01T15:53:00Z" w16du:dateUtc="2026-07-01T14:53:00Z">
        <w:r w:rsidR="000868AF" w:rsidRPr="000868AF">
          <w:t xml:space="preserve"> </w:t>
        </w:r>
        <w:r w:rsidR="000868AF" w:rsidRPr="000868AF">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ins>
    </w:p>
    <w:p w14:paraId="19B0E6F5" w14:textId="12BBC911" w:rsidR="00F7085F" w:rsidRPr="00C56A98" w:rsidRDefault="00000000" w:rsidP="00D06AE9">
      <w:pPr>
        <w:pStyle w:val="BodyA"/>
        <w:spacing w:line="480" w:lineRule="auto"/>
        <w:ind w:firstLine="720"/>
        <w:rPr>
          <w:rStyle w:val="None"/>
          <w:lang w:val="en-GB"/>
        </w:rPr>
      </w:pPr>
      <w:del w:id="114" w:author="Furl, Nicholas" w:date="2026-07-01T14:54:00Z" w16du:dateUtc="2026-07-01T13:54:00Z">
        <w:r w:rsidRPr="00C56A98" w:rsidDel="00642B24">
          <w:rPr>
            <w:rStyle w:val="None"/>
            <w:lang w:val="en-GB"/>
          </w:rPr>
          <w:delText xml:space="preserve"> develops increasingly optimistic expectations about future option values. </w:delText>
        </w:r>
      </w:del>
      <w:r w:rsidRPr="00C56A98">
        <w:rPr>
          <w:rStyle w:val="None"/>
          <w:lang w:val="en-GB"/>
        </w:rPr>
        <w:t xml:space="preserve">Lastly, we considered a </w:t>
      </w:r>
      <w:r w:rsidRPr="00C56A98">
        <w:rPr>
          <w:rStyle w:val="None"/>
          <w:i/>
          <w:iCs/>
          <w:lang w:val="en-GB"/>
        </w:rPr>
        <w:t>cut off model</w:t>
      </w:r>
      <w:ins w:id="115" w:author="Furl, Nicholas" w:date="2026-07-01T15:39:00Z" w16du:dateUtc="2026-07-01T14:39:00Z">
        <w:r w:rsidR="000A3DA3">
          <w:rPr>
            <w:rStyle w:val="None"/>
            <w:lang w:val="en-GB"/>
          </w:rPr>
          <w:t xml:space="preserve"> – the optimal solution to a </w:t>
        </w:r>
      </w:ins>
      <w:del w:id="116" w:author="Furl, Nicholas" w:date="2026-07-01T15:39:00Z" w16du:dateUtc="2026-07-01T14:39:00Z">
        <w:r w:rsidRPr="00C56A98" w:rsidDel="000A3DA3">
          <w:rPr>
            <w:rStyle w:val="None"/>
            <w:lang w:val="en-GB"/>
          </w:rPr>
          <w:delText xml:space="preserve">, </w:delText>
        </w:r>
      </w:del>
      <w:del w:id="117" w:author="Furl, Nicholas" w:date="2026-07-01T15:37:00Z" w16du:dateUtc="2026-07-01T14:37:00Z">
        <w:r w:rsidRPr="00C56A98" w:rsidDel="000A3DA3">
          <w:rPr>
            <w:rStyle w:val="None"/>
            <w:lang w:val="en-GB"/>
          </w:rPr>
          <w:delText xml:space="preserve">which is a parameterisation of the ground truth benchmark for </w:delText>
        </w:r>
      </w:del>
      <w:del w:id="118" w:author="Furl, Nicholas" w:date="2026-07-01T15:38:00Z" w16du:dateUtc="2026-07-01T14:38:00Z">
        <w:r w:rsidRPr="00C56A98" w:rsidDel="000A3DA3">
          <w:rPr>
            <w:rStyle w:val="None"/>
            <w:lang w:val="en-GB"/>
          </w:rPr>
          <w:delText>a</w:delText>
        </w:r>
      </w:del>
      <w:del w:id="119" w:author="Furl, Nicholas" w:date="2026-07-01T15:39:00Z" w16du:dateUtc="2026-07-01T14:39:00Z">
        <w:r w:rsidRPr="00C56A98" w:rsidDel="000A3DA3">
          <w:rPr>
            <w:rStyle w:val="None"/>
            <w:lang w:val="en-GB"/>
          </w:rPr>
          <w:delText xml:space="preserve"> </w:delText>
        </w:r>
      </w:del>
      <w:r w:rsidRPr="00C56A98">
        <w:rPr>
          <w:rStyle w:val="None"/>
          <w:lang w:val="en-GB"/>
        </w:rPr>
        <w:t xml:space="preserve">distinct, but </w:t>
      </w:r>
      <w:del w:id="120" w:author="Furl, Nicholas" w:date="2026-07-01T15:37:00Z" w16du:dateUtc="2026-07-01T14:37:00Z">
        <w:r w:rsidRPr="00C56A98" w:rsidDel="000A3DA3">
          <w:rPr>
            <w:rStyle w:val="None"/>
            <w:lang w:val="en-GB"/>
          </w:rPr>
          <w:delText xml:space="preserve">closely </w:delText>
        </w:r>
      </w:del>
      <w:r w:rsidRPr="00C56A98">
        <w:rPr>
          <w:rStyle w:val="None"/>
          <w:lang w:val="en-GB"/>
        </w:rPr>
        <w:t xml:space="preserve">related sequential decision problem </w:t>
      </w:r>
      <w:ins w:id="121" w:author="Furl, Nicholas" w:date="2026-07-01T14:55:00Z" w16du:dateUtc="2026-07-01T13:55:00Z">
        <w:r w:rsidR="00D06AE9">
          <w:rPr>
            <w:rStyle w:val="None"/>
            <w:lang w:val="en-GB"/>
          </w:rPr>
          <w:t>known as the “secretary</w:t>
        </w:r>
      </w:ins>
      <w:ins w:id="122" w:author="Furl, Nicholas" w:date="2026-07-01T15:37:00Z" w16du:dateUtc="2026-07-01T14:37:00Z">
        <w:r w:rsidR="000A3DA3">
          <w:rPr>
            <w:rStyle w:val="None"/>
            <w:lang w:val="en-GB"/>
          </w:rPr>
          <w:t xml:space="preserve"> </w:t>
        </w:r>
      </w:ins>
      <w:ins w:id="123" w:author="Furl, Nicholas" w:date="2026-07-01T14:55:00Z" w16du:dateUtc="2026-07-01T13:55:00Z">
        <w:r w:rsidR="00D06AE9">
          <w:rPr>
            <w:rStyle w:val="None"/>
            <w:lang w:val="en-GB"/>
          </w:rPr>
          <w:t>problem</w:t>
        </w:r>
      </w:ins>
      <w:ins w:id="124" w:author="Furl, Nicholas" w:date="2026-07-01T15:37:00Z" w16du:dateUtc="2026-07-01T14:37:00Z">
        <w:r w:rsidR="000A3DA3">
          <w:rPr>
            <w:rStyle w:val="None"/>
            <w:lang w:val="en-GB"/>
          </w:rPr>
          <w:t>”</w:t>
        </w:r>
      </w:ins>
      <w:ins w:id="125" w:author="Furl, Nicholas" w:date="2026-07-01T15:39:00Z" w16du:dateUtc="2026-07-01T14:39:00Z">
        <w:r w:rsidR="000A3DA3">
          <w:rPr>
            <w:rStyle w:val="None"/>
            <w:lang w:val="en-GB"/>
          </w:rPr>
          <w:t>, derived by mathematical proof</w:t>
        </w:r>
      </w:ins>
      <w:ins w:id="126" w:author="Furl, Nicholas" w:date="2026-07-01T14:55:00Z" w16du:dateUtc="2026-07-01T13:55:00Z">
        <w:r w:rsidR="00D06AE9">
          <w:rPr>
            <w:rStyle w:val="None"/>
            <w:lang w:val="en-GB"/>
          </w:rPr>
          <w:t xml:space="preserve"> </w:t>
        </w:r>
      </w:ins>
      <w:r w:rsidRPr="00C56A98">
        <w:rPr>
          <w:rStyle w:val="None"/>
          <w:lang w:val="en-GB"/>
        </w:rPr>
        <w:t>(Ferguson, 198</w:t>
      </w:r>
      <w:ins w:id="127" w:author="Furl, Nicholas" w:date="2026-07-01T15:55:00Z" w16du:dateUtc="2026-07-01T14:55:00Z">
        <w:r w:rsidR="00EE4E6B">
          <w:rPr>
            <w:rStyle w:val="None"/>
            <w:lang w:val="en-GB"/>
          </w:rPr>
          <w:t>9</w:t>
        </w:r>
      </w:ins>
      <w:del w:id="128" w:author="Furl, Nicholas" w:date="2026-07-01T15:55:00Z" w16du:dateUtc="2026-07-01T14:55:00Z">
        <w:r w:rsidRPr="00C56A98" w:rsidDel="00EE4E6B">
          <w:rPr>
            <w:rStyle w:val="None"/>
            <w:lang w:val="en-GB"/>
          </w:rPr>
          <w:delText>6</w:delText>
        </w:r>
      </w:del>
      <w:r w:rsidRPr="00C56A98">
        <w:rPr>
          <w:rStyle w:val="None"/>
          <w:lang w:val="en-GB"/>
        </w:rPr>
        <w:t>; Freeman, 1983</w:t>
      </w:r>
      <w:ins w:id="129" w:author="Furl, Nicholas" w:date="2026-07-01T15:40:00Z" w16du:dateUtc="2026-07-01T14:40:00Z">
        <w:r w:rsidR="000A3DA3">
          <w:rPr>
            <w:rStyle w:val="None"/>
            <w:lang w:val="en-GB"/>
          </w:rPr>
          <w:t>; Gilbert &amp; Mosteller, 1966</w:t>
        </w:r>
      </w:ins>
      <w:r w:rsidRPr="00C56A98">
        <w:rPr>
          <w:rStyle w:val="None"/>
          <w:lang w:val="en-GB"/>
        </w:rPr>
        <w:t xml:space="preserve">). </w:t>
      </w:r>
      <w:ins w:id="130" w:author="Furl, Nicholas" w:date="2026-07-01T14:56:00Z" w16du:dateUtc="2026-07-01T13:56:00Z">
        <w:r w:rsidR="00D06AE9">
          <w:rPr>
            <w:rStyle w:val="None"/>
            <w:lang w:val="en-GB"/>
          </w:rPr>
          <w:t>This solution does not involve any</w:t>
        </w:r>
      </w:ins>
      <w:ins w:id="131" w:author="Furl, Nicholas" w:date="2026-07-01T14:57:00Z" w16du:dateUtc="2026-07-01T13:57:00Z">
        <w:r w:rsidR="00D06AE9">
          <w:rPr>
            <w:rStyle w:val="None"/>
            <w:lang w:val="en-GB"/>
          </w:rPr>
          <w:t xml:space="preserve"> of the probabilistic belief mechanisms associated with our ground truth benchmark</w:t>
        </w:r>
      </w:ins>
      <w:ins w:id="132" w:author="Furl, Nicholas" w:date="2026-07-01T14:58:00Z" w16du:dateUtc="2026-07-01T13:58:00Z">
        <w:r w:rsidR="00D06AE9">
          <w:rPr>
            <w:rStyle w:val="None"/>
            <w:lang w:val="en-GB"/>
          </w:rPr>
          <w:t xml:space="preserve">, cost to sample or biased prior models. Instead, </w:t>
        </w:r>
      </w:ins>
      <w:ins w:id="133" w:author="Furl, Nicholas" w:date="2026-07-01T14:59:00Z" w16du:dateUtc="2026-07-01T13:59:00Z">
        <w:r w:rsidR="00D06AE9">
          <w:rPr>
            <w:rStyle w:val="None"/>
            <w:lang w:val="en-GB"/>
          </w:rPr>
          <w:t xml:space="preserve">the agent waits through </w:t>
        </w:r>
      </w:ins>
      <w:ins w:id="134" w:author="Furl, Nicholas" w:date="2026-07-01T15:38:00Z" w16du:dateUtc="2026-07-01T14:38:00Z">
        <w:r w:rsidR="000A3DA3">
          <w:rPr>
            <w:rStyle w:val="None"/>
            <w:lang w:val="en-GB"/>
          </w:rPr>
          <w:t xml:space="preserve">a “learning period” of </w:t>
        </w:r>
      </w:ins>
      <w:ins w:id="135" w:author="Furl, Nicholas" w:date="2026-07-01T15:05:00Z" w16du:dateUtc="2026-07-01T14:05:00Z">
        <w:r w:rsidR="00EE792D">
          <w:rPr>
            <w:rStyle w:val="None"/>
            <w:lang w:val="en-GB"/>
          </w:rPr>
          <w:t xml:space="preserve">several sequence positions, making </w:t>
        </w:r>
      </w:ins>
      <w:ins w:id="136" w:author="Furl, Nicholas" w:date="2026-07-01T14:59:00Z" w16du:dateUtc="2026-07-01T13:59:00Z">
        <w:r w:rsidR="00D06AE9">
          <w:rPr>
            <w:rStyle w:val="None"/>
            <w:lang w:val="en-GB"/>
          </w:rPr>
          <w:t>no choice</w:t>
        </w:r>
      </w:ins>
      <w:ins w:id="137" w:author="Furl, Nicholas" w:date="2026-07-01T15:38:00Z" w16du:dateUtc="2026-07-01T14:38:00Z">
        <w:r w:rsidR="000A3DA3">
          <w:rPr>
            <w:rStyle w:val="None"/>
            <w:lang w:val="en-GB"/>
          </w:rPr>
          <w:t xml:space="preserve"> </w:t>
        </w:r>
      </w:ins>
      <w:ins w:id="138" w:author="Furl, Nicholas" w:date="2026-07-01T15:06:00Z" w16du:dateUtc="2026-07-01T14:06:00Z">
        <w:r w:rsidR="00EE792D">
          <w:rPr>
            <w:rStyle w:val="None"/>
            <w:lang w:val="en-GB"/>
          </w:rPr>
          <w:t xml:space="preserve">and the highest ranked option encountered during this period becomes </w:t>
        </w:r>
      </w:ins>
      <w:ins w:id="139" w:author="Furl, Nicholas" w:date="2026-07-01T15:00:00Z" w16du:dateUtc="2026-07-01T14:00:00Z">
        <w:r w:rsidR="00D06AE9">
          <w:rPr>
            <w:rStyle w:val="None"/>
            <w:lang w:val="en-GB"/>
          </w:rPr>
          <w:t>the acceptance threshold</w:t>
        </w:r>
      </w:ins>
      <w:ins w:id="140" w:author="Furl, Nicholas" w:date="2026-07-01T15:06:00Z" w16du:dateUtc="2026-07-01T14:06:00Z">
        <w:r w:rsidR="00EE792D">
          <w:rPr>
            <w:rStyle w:val="None"/>
            <w:lang w:val="en-GB"/>
          </w:rPr>
          <w:t>.</w:t>
        </w:r>
      </w:ins>
      <w:ins w:id="141" w:author="Furl, Nicholas" w:date="2026-07-01T15:00:00Z" w16du:dateUtc="2026-07-01T14:00:00Z">
        <w:r w:rsidR="00D06AE9">
          <w:rPr>
            <w:rStyle w:val="None"/>
            <w:lang w:val="en-GB"/>
          </w:rPr>
          <w:t xml:space="preserve"> </w:t>
        </w:r>
      </w:ins>
      <w:del w:id="142" w:author="Furl, Nicholas" w:date="2026-07-01T15:00:00Z" w16du:dateUtc="2026-07-01T14:00:00Z">
        <w:r w:rsidRPr="00C56A98" w:rsidDel="00D06AE9">
          <w:rPr>
            <w:rStyle w:val="None"/>
            <w:lang w:val="en-GB"/>
          </w:rPr>
          <w:delText xml:space="preserve">This </w:delText>
        </w:r>
      </w:del>
      <w:ins w:id="143" w:author="Furl, Nicholas" w:date="2026-07-01T15:00:00Z" w16du:dateUtc="2026-07-01T14:00:00Z">
        <w:r w:rsidR="00D06AE9">
          <w:rPr>
            <w:rStyle w:val="None"/>
            <w:lang w:val="en-GB"/>
          </w:rPr>
          <w:t>As a</w:t>
        </w:r>
        <w:r w:rsidR="00D06AE9" w:rsidRPr="00C56A98">
          <w:rPr>
            <w:rStyle w:val="None"/>
            <w:lang w:val="en-GB"/>
          </w:rPr>
          <w:t xml:space="preserve"> </w:t>
        </w:r>
      </w:ins>
      <w:r w:rsidRPr="00C56A98">
        <w:rPr>
          <w:rStyle w:val="None"/>
          <w:lang w:val="en-GB"/>
        </w:rPr>
        <w:t>ground truth benchmark</w:t>
      </w:r>
      <w:ins w:id="144" w:author="Furl, Nicholas" w:date="2026-07-01T15:00:00Z" w16du:dateUtc="2026-07-01T14:00:00Z">
        <w:r w:rsidR="00D06AE9">
          <w:rPr>
            <w:rStyle w:val="None"/>
            <w:lang w:val="en-GB"/>
          </w:rPr>
          <w:t>, the cut off model is</w:t>
        </w:r>
      </w:ins>
      <w:del w:id="145" w:author="Furl, Nicholas" w:date="2026-07-01T15:00:00Z" w16du:dateUtc="2026-07-01T14:00:00Z">
        <w:r w:rsidRPr="00C56A98" w:rsidDel="00D06AE9">
          <w:rPr>
            <w:rStyle w:val="None"/>
            <w:lang w:val="en-GB"/>
          </w:rPr>
          <w:delText xml:space="preserve"> is </w:delText>
        </w:r>
      </w:del>
      <w:ins w:id="146" w:author="Furl, Nicholas" w:date="2026-07-01T15:00:00Z" w16du:dateUtc="2026-07-01T14:00:00Z">
        <w:r w:rsidR="00D06AE9">
          <w:rPr>
            <w:rStyle w:val="None"/>
            <w:lang w:val="en-GB"/>
          </w:rPr>
          <w:t xml:space="preserve"> </w:t>
        </w:r>
      </w:ins>
      <w:r w:rsidRPr="00C56A98">
        <w:rPr>
          <w:rStyle w:val="None"/>
          <w:lang w:val="en-GB"/>
        </w:rPr>
        <w:t xml:space="preserve">technically not </w:t>
      </w:r>
      <w:ins w:id="147" w:author="Furl, Nicholas" w:date="2026-07-01T15:01:00Z" w16du:dateUtc="2026-07-01T14:01:00Z">
        <w:r w:rsidR="00D06AE9">
          <w:rPr>
            <w:rStyle w:val="None"/>
            <w:lang w:val="en-GB"/>
          </w:rPr>
          <w:t xml:space="preserve">well-suited </w:t>
        </w:r>
      </w:ins>
      <w:ins w:id="148" w:author="Furl, Nicholas" w:date="2026-07-01T15:40:00Z" w16du:dateUtc="2026-07-01T14:40:00Z">
        <w:r w:rsidR="000A3DA3">
          <w:rPr>
            <w:rStyle w:val="None"/>
            <w:lang w:val="en-GB"/>
          </w:rPr>
          <w:t xml:space="preserve">to our tasks </w:t>
        </w:r>
      </w:ins>
      <w:ins w:id="149" w:author="Furl, Nicholas" w:date="2026-07-01T15:41:00Z" w16du:dateUtc="2026-07-01T14:41:00Z">
        <w:r w:rsidR="000A3DA3">
          <w:rPr>
            <w:rStyle w:val="None"/>
            <w:lang w:val="en-GB"/>
          </w:rPr>
          <w:t xml:space="preserve">because it makes </w:t>
        </w:r>
        <w:r w:rsidR="00B035F6">
          <w:rPr>
            <w:rStyle w:val="None"/>
            <w:lang w:val="en-GB"/>
          </w:rPr>
          <w:t>several</w:t>
        </w:r>
        <w:r w:rsidR="000A3DA3">
          <w:rPr>
            <w:rStyle w:val="None"/>
            <w:lang w:val="en-GB"/>
          </w:rPr>
          <w:t xml:space="preserve"> assumptions that do not hold in our task</w:t>
        </w:r>
      </w:ins>
      <w:del w:id="150" w:author="Furl, Nicholas" w:date="2026-07-01T15:01:00Z" w16du:dateUtc="2026-07-01T14:01:00Z">
        <w:r w:rsidRPr="00C56A98" w:rsidDel="00D06AE9">
          <w:rPr>
            <w:rStyle w:val="None"/>
            <w:lang w:val="en-GB"/>
          </w:rPr>
          <w:delText xml:space="preserve">the best optimality benchmark for </w:delText>
        </w:r>
      </w:del>
      <w:del w:id="151" w:author="Furl, Nicholas" w:date="2026-07-01T15:40:00Z" w16du:dateUtc="2026-07-01T14:40:00Z">
        <w:r w:rsidRPr="00C56A98" w:rsidDel="000A3DA3">
          <w:rPr>
            <w:rStyle w:val="None"/>
            <w:lang w:val="en-GB"/>
          </w:rPr>
          <w:delText>our task</w:delText>
        </w:r>
      </w:del>
      <w:del w:id="152" w:author="Furl, Nicholas" w:date="2026-07-01T15:01:00Z" w16du:dateUtc="2026-07-01T14:01:00Z">
        <w:r w:rsidRPr="00C56A98" w:rsidDel="00D06AE9">
          <w:rPr>
            <w:rStyle w:val="None"/>
            <w:lang w:val="en-GB"/>
          </w:rPr>
          <w:delText xml:space="preserve"> </w:delText>
        </w:r>
        <w:r w:rsidRPr="00C56A98" w:rsidDel="00D06AE9">
          <w:rPr>
            <w:rStyle w:val="None"/>
            <w:lang w:val="en-GB"/>
          </w:rPr>
          <w:lastRenderedPageBreak/>
          <w:delText>because, a</w:delText>
        </w:r>
      </w:del>
      <w:del w:id="153" w:author="Furl, Nicholas" w:date="2026-07-01T15:41:00Z" w16du:dateUtc="2026-07-01T14:41:00Z">
        <w:r w:rsidRPr="00C56A98" w:rsidDel="000A3DA3">
          <w:rPr>
            <w:rStyle w:val="None"/>
            <w:lang w:val="en-GB"/>
          </w:rPr>
          <w:delText xml:space="preserve">mong several reasons, </w:delText>
        </w:r>
      </w:del>
      <w:del w:id="154" w:author="Furl, Nicholas" w:date="2026-07-01T15:01:00Z" w16du:dateUtc="2026-07-01T14:01:00Z">
        <w:r w:rsidRPr="00C56A98" w:rsidDel="00D06AE9">
          <w:rPr>
            <w:rStyle w:val="None"/>
            <w:lang w:val="en-GB"/>
          </w:rPr>
          <w:delText xml:space="preserve">this </w:delText>
        </w:r>
      </w:del>
      <w:del w:id="155" w:author="Furl, Nicholas" w:date="2026-07-01T15:40:00Z" w16du:dateUtc="2026-07-01T14:40:00Z">
        <w:r w:rsidRPr="00C56A98" w:rsidDel="000A3DA3">
          <w:rPr>
            <w:rStyle w:val="None"/>
            <w:lang w:val="en-GB"/>
          </w:rPr>
          <w:delText>benchmark</w:delText>
        </w:r>
      </w:del>
      <w:del w:id="156" w:author="Furl, Nicholas" w:date="2026-07-01T15:41:00Z" w16du:dateUtc="2026-07-01T14:41:00Z">
        <w:r w:rsidRPr="00C56A98" w:rsidDel="000A3DA3">
          <w:rPr>
            <w:rStyle w:val="None"/>
            <w:lang w:val="en-GB"/>
          </w:rPr>
          <w:delText xml:space="preserve"> assumes participants only know options’ relative ranks and that participants are rewarded only by the highest-ranked options</w:delText>
        </w:r>
      </w:del>
      <w:r w:rsidRPr="00C56A98">
        <w:rPr>
          <w:rStyle w:val="None"/>
          <w:lang w:val="en-GB"/>
        </w:rPr>
        <w:t>. Nevertheless</w:t>
      </w:r>
      <w:del w:id="157" w:author="Furl, Nicholas" w:date="2026-07-01T15:41:00Z" w16du:dateUtc="2026-07-01T14:41:00Z">
        <w:r w:rsidRPr="00C56A98" w:rsidDel="00B035F6">
          <w:rPr>
            <w:rStyle w:val="None"/>
            <w:lang w:val="en-GB"/>
          </w:rPr>
          <w:delText xml:space="preserve">, instead of using it as a </w:delText>
        </w:r>
      </w:del>
      <w:del w:id="158" w:author="Furl, Nicholas" w:date="2026-07-01T15:02:00Z" w16du:dateUtc="2026-07-01T14:02:00Z">
        <w:r w:rsidRPr="00C56A98" w:rsidDel="00D06AE9">
          <w:rPr>
            <w:rStyle w:val="None"/>
            <w:lang w:val="en-GB"/>
          </w:rPr>
          <w:delText xml:space="preserve">performance </w:delText>
        </w:r>
      </w:del>
      <w:del w:id="159" w:author="Furl, Nicholas" w:date="2026-07-01T15:41:00Z" w16du:dateUtc="2026-07-01T14:41:00Z">
        <w:r w:rsidRPr="00C56A98" w:rsidDel="00B035F6">
          <w:rPr>
            <w:rStyle w:val="None"/>
            <w:lang w:val="en-GB"/>
          </w:rPr>
          <w:delText>benchmark</w:delText>
        </w:r>
      </w:del>
      <w:r w:rsidRPr="00C56A98">
        <w:rPr>
          <w:rStyle w:val="None"/>
          <w:lang w:val="en-GB"/>
        </w:rPr>
        <w:t xml:space="preserve">, we </w:t>
      </w:r>
      <w:del w:id="160" w:author="Furl, Nicholas" w:date="2026-07-01T15:41:00Z" w16du:dateUtc="2026-07-01T14:41:00Z">
        <w:r w:rsidRPr="00C56A98" w:rsidDel="00B035F6">
          <w:rPr>
            <w:rStyle w:val="None"/>
            <w:lang w:val="en-GB"/>
          </w:rPr>
          <w:delText xml:space="preserve">consider </w:delText>
        </w:r>
      </w:del>
      <w:ins w:id="161" w:author="Furl, Nicholas" w:date="2026-07-01T15:41:00Z" w16du:dateUtc="2026-07-01T14:41:00Z">
        <w:r w:rsidR="00B035F6">
          <w:rPr>
            <w:rStyle w:val="None"/>
            <w:lang w:val="en-GB"/>
          </w:rPr>
          <w:t>posit</w:t>
        </w:r>
        <w:r w:rsidR="00B035F6" w:rsidRPr="00C56A98">
          <w:rPr>
            <w:rStyle w:val="None"/>
            <w:lang w:val="en-GB"/>
          </w:rPr>
          <w:t xml:space="preserve"> </w:t>
        </w:r>
      </w:ins>
      <w:r w:rsidRPr="00C56A98">
        <w:rPr>
          <w:rStyle w:val="None"/>
          <w:lang w:val="en-GB"/>
        </w:rPr>
        <w:t xml:space="preserve">a parameterised version of it as a </w:t>
      </w:r>
      <w:del w:id="162" w:author="Furl, Nicholas" w:date="2026-07-01T15:41:00Z" w16du:dateUtc="2026-07-01T14:41:00Z">
        <w:r w:rsidRPr="00C56A98" w:rsidDel="00B035F6">
          <w:rPr>
            <w:rStyle w:val="None"/>
            <w:lang w:val="en-GB"/>
          </w:rPr>
          <w:delText xml:space="preserve">potential </w:delText>
        </w:r>
      </w:del>
      <w:r w:rsidRPr="00C56A98">
        <w:rPr>
          <w:rStyle w:val="None"/>
          <w:lang w:val="en-GB"/>
        </w:rPr>
        <w:t>psychological “heuristic</w:t>
      </w:r>
      <w:r w:rsidR="00516DB7" w:rsidRPr="00C56A98">
        <w:rPr>
          <w:rStyle w:val="None"/>
          <w:lang w:val="en-GB"/>
        </w:rPr>
        <w:t>.”</w:t>
      </w:r>
      <w:r w:rsidRPr="00C56A98">
        <w:rPr>
          <w:rStyle w:val="None"/>
          <w:lang w:val="en-GB"/>
        </w:rPr>
        <w:t xml:space="preserve"> Todd and Miller (1999) </w:t>
      </w:r>
      <w:del w:id="163" w:author="Furl, Nicholas" w:date="2026-07-01T15:10:00Z" w16du:dateUtc="2026-07-01T14:10:00Z">
        <w:r w:rsidRPr="00C56A98" w:rsidDel="00C730B2">
          <w:rPr>
            <w:rStyle w:val="None"/>
            <w:lang w:val="en-GB"/>
          </w:rPr>
          <w:delText xml:space="preserve">claim </w:delText>
        </w:r>
      </w:del>
      <w:ins w:id="164" w:author="Furl, Nicholas" w:date="2026-07-01T15:10:00Z" w16du:dateUtc="2026-07-01T14:10:00Z">
        <w:r w:rsidR="00C730B2">
          <w:rPr>
            <w:rStyle w:val="None"/>
            <w:lang w:val="en-GB"/>
          </w:rPr>
          <w:t>propose</w:t>
        </w:r>
        <w:r w:rsidR="00C730B2" w:rsidRPr="00C56A98">
          <w:rPr>
            <w:rStyle w:val="None"/>
            <w:lang w:val="en-GB"/>
          </w:rPr>
          <w:t xml:space="preserve"> </w:t>
        </w:r>
      </w:ins>
      <w:r w:rsidRPr="00C56A98">
        <w:rPr>
          <w:rStyle w:val="None"/>
          <w:lang w:val="en-GB"/>
        </w:rPr>
        <w:t xml:space="preserve">that the cut off model’s more simple computations are compatible with putative human cognitive limitations and, further, it “satisfices” even when </w:t>
      </w:r>
      <w:del w:id="165" w:author="Furl, Nicholas" w:date="2026-07-01T15:09:00Z" w16du:dateUtc="2026-07-01T14:09:00Z">
        <w:r w:rsidRPr="00C56A98" w:rsidDel="005F6190">
          <w:rPr>
            <w:rStyle w:val="None"/>
            <w:lang w:val="en-GB"/>
          </w:rPr>
          <w:delText xml:space="preserve">its </w:delText>
        </w:r>
      </w:del>
      <w:ins w:id="166" w:author="Furl, Nicholas" w:date="2026-07-01T15:09:00Z" w16du:dateUtc="2026-07-01T14:09:00Z">
        <w:r w:rsidR="005F6190">
          <w:rPr>
            <w:rStyle w:val="None"/>
            <w:lang w:val="en-GB"/>
          </w:rPr>
          <w:t>the restrictive</w:t>
        </w:r>
        <w:r w:rsidR="005F6190" w:rsidRPr="00C56A98">
          <w:rPr>
            <w:rStyle w:val="None"/>
            <w:lang w:val="en-GB"/>
          </w:rPr>
          <w:t xml:space="preserve"> </w:t>
        </w:r>
      </w:ins>
      <w:r w:rsidRPr="00C56A98">
        <w:rPr>
          <w:rStyle w:val="None"/>
          <w:lang w:val="en-GB"/>
        </w:rPr>
        <w:t xml:space="preserve">assumptions </w:t>
      </w:r>
      <w:ins w:id="167" w:author="Furl, Nicholas" w:date="2026-07-01T15:10:00Z" w16du:dateUtc="2026-07-01T14:10:00Z">
        <w:r w:rsidR="005F6190">
          <w:rPr>
            <w:rStyle w:val="None"/>
            <w:lang w:val="en-GB"/>
          </w:rPr>
          <w:t xml:space="preserve">of the secretary problem </w:t>
        </w:r>
      </w:ins>
      <w:r w:rsidRPr="00C56A98">
        <w:rPr>
          <w:rStyle w:val="None"/>
          <w:lang w:val="en-GB"/>
        </w:rPr>
        <w:t xml:space="preserve">are relaxed. </w:t>
      </w:r>
      <w:del w:id="168" w:author="Furl, Nicholas" w:date="2026-07-01T15:10:00Z" w16du:dateUtc="2026-07-01T14:10:00Z">
        <w:r w:rsidRPr="00C56A98" w:rsidDel="00C730B2">
          <w:rPr>
            <w:rStyle w:val="None"/>
            <w:lang w:val="en-GB"/>
          </w:rPr>
          <w:delText xml:space="preserve">During a “learning period” that lasts until a specific cut off sequence position (the free parameter), the heuristic refrains from choice. After the cut off, the choice threshold becomes fixed at the best value observed so far. Longer searches would be associated with later cut offs. </w:delText>
        </w:r>
      </w:del>
      <w:ins w:id="169" w:author="Furl, Nicholas" w:date="2026-07-01T15:10:00Z" w16du:dateUtc="2026-07-01T14:10:00Z">
        <w:r w:rsidR="00C730B2">
          <w:rPr>
            <w:rStyle w:val="None"/>
            <w:lang w:val="en-GB"/>
          </w:rPr>
          <w:t>Here, we parameterise th</w:t>
        </w:r>
      </w:ins>
      <w:ins w:id="170" w:author="Furl, Nicholas" w:date="2026-07-01T15:11:00Z" w16du:dateUtc="2026-07-01T14:11:00Z">
        <w:r w:rsidR="00C730B2">
          <w:rPr>
            <w:rStyle w:val="None"/>
            <w:lang w:val="en-GB"/>
          </w:rPr>
          <w:t>e cut off value, which determines the sequence position ending the learning period, such that higher cut off values lengthen sampling rates and shorter cut off values lower sampling rates.</w:t>
        </w:r>
      </w:ins>
    </w:p>
    <w:p w14:paraId="3298F676" w14:textId="3D0C9AF1" w:rsidR="00F7085F" w:rsidRPr="00C56A98" w:rsidRDefault="000F48FF" w:rsidP="000F48FF">
      <w:pPr>
        <w:pStyle w:val="BodyA"/>
        <w:spacing w:line="480" w:lineRule="auto"/>
        <w:ind w:firstLine="720"/>
        <w:rPr>
          <w:rStyle w:val="None"/>
          <w:lang w:val="en-GB"/>
        </w:rPr>
      </w:pPr>
      <w:ins w:id="171" w:author="Furl, Nicholas" w:date="2026-07-01T15:16:00Z" w16du:dateUtc="2026-07-01T14:16:00Z">
        <w:r>
          <w:rPr>
            <w:rStyle w:val="None"/>
            <w:lang w:val="en-GB"/>
          </w:rPr>
          <w:t>O</w:t>
        </w:r>
      </w:ins>
      <w:ins w:id="172" w:author="Furl, Nicholas" w:date="2026-07-01T15:52:00Z" w16du:dateUtc="2026-07-01T14:52:00Z">
        <w:r w:rsidR="00734D9D">
          <w:rPr>
            <w:rStyle w:val="None"/>
            <w:lang w:val="en-GB"/>
          </w:rPr>
          <w:t>u</w:t>
        </w:r>
      </w:ins>
      <w:ins w:id="173" w:author="Furl, Nicholas" w:date="2026-07-01T15:16:00Z" w16du:dateUtc="2026-07-01T14:16:00Z">
        <w:r>
          <w:rPr>
            <w:rStyle w:val="None"/>
            <w:lang w:val="en-GB"/>
          </w:rPr>
          <w:t>r central interest in the current study is</w:t>
        </w:r>
      </w:ins>
      <w:ins w:id="174" w:author="Furl, Nicholas" w:date="2026-07-01T15:17:00Z" w16du:dateUtc="2026-07-01T14:17:00Z">
        <w:r>
          <w:rPr>
            <w:rStyle w:val="None"/>
            <w:lang w:val="en-GB"/>
          </w:rPr>
          <w:t xml:space="preserve"> whether the biased prior model </w:t>
        </w:r>
      </w:ins>
      <w:ins w:id="175" w:author="Furl, Nicholas" w:date="2026-07-01T15:18:00Z" w16du:dateUtc="2026-07-01T14:18:00Z">
        <w:r>
          <w:rPr>
            <w:rStyle w:val="None"/>
            <w:lang w:val="en-GB"/>
          </w:rPr>
          <w:t>contributes</w:t>
        </w:r>
      </w:ins>
      <w:ins w:id="176" w:author="Furl, Nicholas" w:date="2026-07-01T15:17:00Z" w16du:dateUtc="2026-07-01T14:17:00Z">
        <w:r>
          <w:rPr>
            <w:rStyle w:val="None"/>
            <w:lang w:val="en-GB"/>
          </w:rPr>
          <w:t xml:space="preserve"> to participant choice when they are oversampling on </w:t>
        </w:r>
      </w:ins>
      <w:ins w:id="177" w:author="Furl, Nicholas" w:date="2026-07-01T15:18:00Z" w16du:dateUtc="2026-07-01T14:18:00Z">
        <w:r>
          <w:rPr>
            <w:rStyle w:val="None"/>
            <w:lang w:val="en-GB"/>
          </w:rPr>
          <w:t>image-based</w:t>
        </w:r>
      </w:ins>
      <w:ins w:id="178" w:author="Furl, Nicholas" w:date="2026-07-01T15:17:00Z" w16du:dateUtc="2026-07-01T14:17:00Z">
        <w:r>
          <w:rPr>
            <w:rStyle w:val="None"/>
            <w:lang w:val="en-GB"/>
          </w:rPr>
          <w:t xml:space="preserve"> tasks. </w:t>
        </w:r>
      </w:ins>
      <w:ins w:id="179" w:author="Furl, Nicholas" w:date="2026-07-01T15:18:00Z" w16du:dateUtc="2026-07-01T14:18:00Z">
        <w:r>
          <w:rPr>
            <w:rStyle w:val="None"/>
            <w:lang w:val="en-GB"/>
          </w:rPr>
          <w:t xml:space="preserve">That is, could participants be </w:t>
        </w:r>
      </w:ins>
      <w:ins w:id="180" w:author="Furl, Nicholas" w:date="2026-07-01T15:19:00Z" w16du:dateUtc="2026-07-01T14:19:00Z">
        <w:r>
          <w:rPr>
            <w:rStyle w:val="None"/>
            <w:lang w:val="en-GB"/>
          </w:rPr>
          <w:t>searching too long because they have overly high expectations about the value of upcoming options?</w:t>
        </w:r>
      </w:ins>
      <w:ins w:id="181" w:author="Furl, Nicholas" w:date="2026-07-01T15:18:00Z" w16du:dateUtc="2026-07-01T14:18:00Z">
        <w:r>
          <w:rPr>
            <w:rStyle w:val="None"/>
            <w:lang w:val="en-GB"/>
          </w:rPr>
          <w:t xml:space="preserve"> </w:t>
        </w:r>
      </w:ins>
      <w:ins w:id="182" w:author="Furl, Nicholas" w:date="2026-07-01T15:19:00Z" w16du:dateUtc="2026-07-01T14:19:00Z">
        <w:r>
          <w:rPr>
            <w:rStyle w:val="None"/>
            <w:lang w:val="en-GB"/>
          </w:rPr>
          <w:t xml:space="preserve"> Th</w:t>
        </w:r>
      </w:ins>
      <w:ins w:id="183" w:author="Furl, Nicholas" w:date="2026-07-01T15:56:00Z" w16du:dateUtc="2026-07-01T14:56:00Z">
        <w:r w:rsidR="00EE4E6B">
          <w:rPr>
            <w:rStyle w:val="None"/>
            <w:lang w:val="en-GB"/>
          </w:rPr>
          <w:t xml:space="preserve">is </w:t>
        </w:r>
      </w:ins>
      <w:ins w:id="184" w:author="Furl, Nicholas" w:date="2026-07-01T15:57:00Z" w16du:dateUtc="2026-07-01T14:57:00Z">
        <w:r w:rsidR="00EE4E6B">
          <w:rPr>
            <w:rStyle w:val="None"/>
            <w:lang w:val="en-GB"/>
          </w:rPr>
          <w:t>hypothesis</w:t>
        </w:r>
      </w:ins>
      <w:ins w:id="185" w:author="Furl, Nicholas" w:date="2026-07-01T15:56:00Z" w16du:dateUtc="2026-07-01T14:56:00Z">
        <w:r w:rsidR="00EE4E6B">
          <w:rPr>
            <w:rStyle w:val="None"/>
            <w:lang w:val="en-GB"/>
          </w:rPr>
          <w:t xml:space="preserve"> is motivated by previous work</w:t>
        </w:r>
      </w:ins>
      <w:ins w:id="186" w:author="Furl, Nicholas" w:date="2026-07-01T15:19:00Z" w16du:dateUtc="2026-07-01T14:19:00Z">
        <w:r>
          <w:rPr>
            <w:rStyle w:val="None"/>
            <w:lang w:val="en-GB"/>
          </w:rPr>
          <w:t xml:space="preserve"> </w:t>
        </w:r>
      </w:ins>
      <w:ins w:id="187" w:author="Furl, Nicholas" w:date="2026-07-01T15:20:00Z" w16du:dateUtc="2026-07-01T14:20:00Z">
        <w:r w:rsidRPr="00C56A98">
          <w:rPr>
            <w:rStyle w:val="None"/>
            <w:lang w:val="en-GB"/>
          </w:rPr>
          <w:t>(van de Wouw et al., 2024)</w:t>
        </w:r>
      </w:ins>
      <w:ins w:id="188" w:author="Furl, Nicholas" w:date="2026-07-01T15:57:00Z" w16du:dateUtc="2026-07-01T14:57:00Z">
        <w:r w:rsidR="00EE4E6B">
          <w:rPr>
            <w:rStyle w:val="None"/>
            <w:lang w:val="en-GB"/>
          </w:rPr>
          <w:t xml:space="preserve"> showing that </w:t>
        </w:r>
      </w:ins>
      <w:ins w:id="189" w:author="Furl, Nicholas" w:date="2026-07-01T15:19:00Z" w16du:dateUtc="2026-07-01T14:19:00Z">
        <w:r>
          <w:rPr>
            <w:rStyle w:val="None"/>
            <w:lang w:val="en-GB"/>
          </w:rPr>
          <w:t xml:space="preserve">the biased prior model </w:t>
        </w:r>
      </w:ins>
      <w:ins w:id="190" w:author="Furl, Nicholas" w:date="2026-07-01T15:20:00Z" w16du:dateUtc="2026-07-01T14:20:00Z">
        <w:r>
          <w:rPr>
            <w:rStyle w:val="None"/>
            <w:lang w:val="en-GB"/>
          </w:rPr>
          <w:t>best-explained participants’ biased sampling behaviour on</w:t>
        </w:r>
      </w:ins>
      <w:ins w:id="191" w:author="Furl, Nicholas" w:date="2026-07-01T15:21:00Z" w16du:dateUtc="2026-07-01T14:21:00Z">
        <w:r>
          <w:rPr>
            <w:rStyle w:val="None"/>
            <w:lang w:val="en-GB"/>
          </w:rPr>
          <w:t xml:space="preserve"> </w:t>
        </w:r>
      </w:ins>
      <w:ins w:id="192" w:author="Furl, Nicholas" w:date="2026-07-01T15:20:00Z" w16du:dateUtc="2026-07-01T14:20:00Z">
        <w:r>
          <w:rPr>
            <w:rStyle w:val="None"/>
            <w:lang w:val="en-GB"/>
          </w:rPr>
          <w:t>seque</w:t>
        </w:r>
      </w:ins>
      <w:ins w:id="193" w:author="Furl, Nicholas" w:date="2026-07-01T15:21:00Z" w16du:dateUtc="2026-07-01T14:21:00Z">
        <w:r>
          <w:rPr>
            <w:rStyle w:val="None"/>
            <w:lang w:val="en-GB"/>
          </w:rPr>
          <w:t>ntial choice</w:t>
        </w:r>
      </w:ins>
      <w:ins w:id="194" w:author="Furl, Nicholas" w:date="2026-07-01T15:22:00Z" w16du:dateUtc="2026-07-01T14:22:00Z">
        <w:r>
          <w:rPr>
            <w:rStyle w:val="None"/>
            <w:lang w:val="en-GB"/>
          </w:rPr>
          <w:t xml:space="preserve"> task </w:t>
        </w:r>
      </w:ins>
      <w:ins w:id="195" w:author="Furl, Nicholas" w:date="2026-07-01T15:48:00Z" w16du:dateUtc="2026-07-01T14:48:00Z">
        <w:r w:rsidR="00EF69F0">
          <w:rPr>
            <w:rStyle w:val="None"/>
            <w:lang w:val="en-GB"/>
          </w:rPr>
          <w:t>for</w:t>
        </w:r>
      </w:ins>
      <w:ins w:id="196" w:author="Furl, Nicholas" w:date="2026-07-01T15:23:00Z" w16du:dateUtc="2026-07-01T14:23:00Z">
        <w:r>
          <w:rPr>
            <w:rStyle w:val="None"/>
            <w:lang w:val="en-GB"/>
          </w:rPr>
          <w:t xml:space="preserve"> economic</w:t>
        </w:r>
      </w:ins>
      <w:ins w:id="197" w:author="Furl, Nicholas" w:date="2026-07-01T15:48:00Z" w16du:dateUtc="2026-07-01T14:48:00Z">
        <w:r w:rsidR="00EF69F0">
          <w:rPr>
            <w:rStyle w:val="None"/>
            <w:lang w:val="en-GB"/>
          </w:rPr>
          <w:t xml:space="preserve"> decisions</w:t>
        </w:r>
      </w:ins>
      <w:ins w:id="198" w:author="Furl, Nicholas" w:date="2026-07-01T15:21:00Z" w16du:dateUtc="2026-07-01T14:21:00Z">
        <w:r>
          <w:rPr>
            <w:rStyle w:val="None"/>
            <w:lang w:val="en-GB"/>
          </w:rPr>
          <w:t xml:space="preserve">. </w:t>
        </w:r>
      </w:ins>
      <w:r w:rsidRPr="00C56A98">
        <w:rPr>
          <w:rStyle w:val="None"/>
          <w:lang w:val="en-GB"/>
        </w:rPr>
        <w:t xml:space="preserve">In </w:t>
      </w:r>
      <w:del w:id="199" w:author="Furl, Nicholas" w:date="2026-07-01T15:21:00Z" w16du:dateUtc="2026-07-01T14:21:00Z">
        <w:r w:rsidRPr="00C56A98" w:rsidDel="000F48FF">
          <w:rPr>
            <w:rStyle w:val="None"/>
            <w:lang w:val="en-GB"/>
          </w:rPr>
          <w:delText>a previous study</w:delText>
        </w:r>
      </w:del>
      <w:ins w:id="200" w:author="Furl, Nicholas" w:date="2026-07-01T15:21:00Z" w16du:dateUtc="2026-07-01T14:21:00Z">
        <w:r>
          <w:rPr>
            <w:rStyle w:val="None"/>
            <w:lang w:val="en-GB"/>
          </w:rPr>
          <w:t>this work</w:t>
        </w:r>
      </w:ins>
      <w:del w:id="201" w:author="Furl, Nicholas" w:date="2026-07-01T15:20:00Z" w16du:dateUtc="2026-07-01T14:20:00Z">
        <w:r w:rsidRPr="00C56A98" w:rsidDel="000F48FF">
          <w:rPr>
            <w:rStyle w:val="None"/>
            <w:lang w:val="en-GB"/>
          </w:rPr>
          <w:delText xml:space="preserve"> (van de Wouw et al., 2024)</w:delText>
        </w:r>
      </w:del>
      <w:r w:rsidRPr="00C56A98">
        <w:rPr>
          <w:rStyle w:val="None"/>
          <w:lang w:val="en-GB"/>
        </w:rPr>
        <w:t xml:space="preserve">, all </w:t>
      </w:r>
      <w:del w:id="202" w:author="Furl, Nicholas" w:date="2026-07-01T15:21:00Z" w16du:dateUtc="2026-07-01T14:21:00Z">
        <w:r w:rsidRPr="00C56A98" w:rsidDel="000F48FF">
          <w:rPr>
            <w:rStyle w:val="None"/>
            <w:lang w:val="en-GB"/>
          </w:rPr>
          <w:delText xml:space="preserve">these </w:delText>
        </w:r>
      </w:del>
      <w:ins w:id="203" w:author="Furl, Nicholas" w:date="2026-07-01T15:21:00Z" w16du:dateUtc="2026-07-01T14:21:00Z">
        <w:r>
          <w:rPr>
            <w:rStyle w:val="None"/>
            <w:lang w:val="en-GB"/>
          </w:rPr>
          <w:t xml:space="preserve">three </w:t>
        </w:r>
      </w:ins>
      <w:ins w:id="204" w:author="Furl, Nicholas" w:date="2026-07-01T15:22:00Z" w16du:dateUtc="2026-07-01T14:22:00Z">
        <w:r>
          <w:rPr>
            <w:rStyle w:val="None"/>
            <w:lang w:val="en-GB"/>
          </w:rPr>
          <w:t>aforementioned</w:t>
        </w:r>
      </w:ins>
      <w:ins w:id="205" w:author="Furl, Nicholas" w:date="2026-07-01T15:21:00Z" w16du:dateUtc="2026-07-01T14:21:00Z">
        <w:r w:rsidRPr="00C56A98">
          <w:rPr>
            <w:rStyle w:val="None"/>
            <w:lang w:val="en-GB"/>
          </w:rPr>
          <w:t xml:space="preserve"> </w:t>
        </w:r>
      </w:ins>
      <w:r w:rsidRPr="00C56A98">
        <w:rPr>
          <w:rStyle w:val="None"/>
          <w:lang w:val="en-GB"/>
        </w:rPr>
        <w:t xml:space="preserve">models were fit to sequential choice paradigms where participants searched for the best </w:t>
      </w:r>
      <w:r w:rsidRPr="00C56A98">
        <w:rPr>
          <w:rStyle w:val="None"/>
          <w:i/>
          <w:iCs/>
          <w:lang w:val="en-GB"/>
        </w:rPr>
        <w:t>numerically presented price</w:t>
      </w:r>
      <w:del w:id="206" w:author="Furl, Nicholas" w:date="2026-07-01T15:23:00Z" w16du:dateUtc="2026-07-01T14:23:00Z">
        <w:r w:rsidRPr="00C56A98" w:rsidDel="000F48FF">
          <w:rPr>
            <w:rStyle w:val="None"/>
            <w:lang w:val="en-GB"/>
          </w:rPr>
          <w:delText xml:space="preserve"> </w:delText>
        </w:r>
      </w:del>
      <w:ins w:id="207" w:author="Furl, Nicholas" w:date="2026-07-01T15:23:00Z" w16du:dateUtc="2026-07-01T14:23:00Z">
        <w:r>
          <w:rPr>
            <w:rStyle w:val="None"/>
            <w:lang w:val="en-GB"/>
          </w:rPr>
          <w:t xml:space="preserve"> for a smartphone</w:t>
        </w:r>
      </w:ins>
      <w:del w:id="208" w:author="Furl, Nicholas" w:date="2026-07-01T15:23:00Z" w16du:dateUtc="2026-07-01T14:23:00Z">
        <w:r w:rsidRPr="00C56A98" w:rsidDel="000F48FF">
          <w:rPr>
            <w:rStyle w:val="None"/>
            <w:i/>
            <w:iCs/>
            <w:lang w:val="en-GB"/>
          </w:rPr>
          <w:delText>in an economic domain</w:delText>
        </w:r>
      </w:del>
      <w:r w:rsidRPr="00C56A98">
        <w:rPr>
          <w:rStyle w:val="None"/>
          <w:lang w:val="en-GB"/>
        </w:rPr>
        <w:t xml:space="preserve">. </w:t>
      </w:r>
      <w:ins w:id="209" w:author="Furl, Nicholas" w:date="2026-07-01T15:23:00Z" w16du:dateUtc="2026-07-01T14:23:00Z">
        <w:r>
          <w:rPr>
            <w:rStyle w:val="None"/>
            <w:lang w:val="en-GB"/>
          </w:rPr>
          <w:t xml:space="preserve">In this case, </w:t>
        </w:r>
      </w:ins>
      <w:del w:id="210" w:author="Furl, Nicholas" w:date="2026-07-01T15:23:00Z" w16du:dateUtc="2026-07-01T14:23:00Z">
        <w:r w:rsidRPr="00C56A98" w:rsidDel="000F48FF">
          <w:rPr>
            <w:rStyle w:val="None"/>
            <w:lang w:val="en-GB"/>
          </w:rPr>
          <w:delText xml:space="preserve">This previous study showed that </w:delText>
        </w:r>
      </w:del>
      <w:r w:rsidRPr="00C56A98">
        <w:rPr>
          <w:rStyle w:val="None"/>
          <w:lang w:val="en-GB"/>
        </w:rPr>
        <w:t>the biased prior model was best fitting</w:t>
      </w:r>
      <w:ins w:id="211" w:author="Furl, Nicholas" w:date="2026-07-01T15:23:00Z" w16du:dateUtc="2026-07-01T14:23:00Z">
        <w:r>
          <w:rPr>
            <w:rStyle w:val="None"/>
            <w:lang w:val="en-GB"/>
          </w:rPr>
          <w:t xml:space="preserve"> such that</w:t>
        </w:r>
      </w:ins>
      <w:del w:id="212" w:author="Furl, Nicholas" w:date="2026-07-01T15:23:00Z" w16du:dateUtc="2026-07-01T14:23:00Z">
        <w:r w:rsidRPr="00C56A98" w:rsidDel="000F48FF">
          <w:rPr>
            <w:rStyle w:val="None"/>
            <w:lang w:val="en-GB"/>
          </w:rPr>
          <w:delText>: P</w:delText>
        </w:r>
      </w:del>
      <w:ins w:id="213" w:author="Furl, Nicholas" w:date="2026-07-01T15:23:00Z" w16du:dateUtc="2026-07-01T14:23:00Z">
        <w:r>
          <w:rPr>
            <w:rStyle w:val="None"/>
            <w:lang w:val="en-GB"/>
          </w:rPr>
          <w:t xml:space="preserve"> p</w:t>
        </w:r>
      </w:ins>
      <w:r w:rsidRPr="00C56A98">
        <w:rPr>
          <w:rStyle w:val="None"/>
          <w:lang w:val="en-GB"/>
        </w:rPr>
        <w:t xml:space="preserve">articipants stopped sampling earlier than would be expected based on the ground truth model because they had pessimistic beliefs about upcoming option values. </w:t>
      </w:r>
    </w:p>
    <w:p w14:paraId="3133D2DA" w14:textId="59334838" w:rsidR="00F7085F" w:rsidRPr="00C56A98" w:rsidRDefault="00B205A3">
      <w:pPr>
        <w:pStyle w:val="BodyA"/>
        <w:spacing w:line="480" w:lineRule="auto"/>
        <w:ind w:firstLine="720"/>
        <w:rPr>
          <w:rStyle w:val="None"/>
          <w:lang w:val="en-GB"/>
        </w:rPr>
      </w:pPr>
      <w:ins w:id="214" w:author="Furl, Nicholas" w:date="2026-07-01T15:23:00Z" w16du:dateUtc="2026-07-01T14:23:00Z">
        <w:r>
          <w:rPr>
            <w:rStyle w:val="None"/>
            <w:lang w:val="en-GB"/>
          </w:rPr>
          <w:t xml:space="preserve">To test whether biased priors </w:t>
        </w:r>
      </w:ins>
      <w:ins w:id="215" w:author="Furl, Nicholas" w:date="2026-07-01T15:24:00Z" w16du:dateUtc="2026-07-01T14:24:00Z">
        <w:r>
          <w:rPr>
            <w:rStyle w:val="None"/>
            <w:lang w:val="en-GB"/>
          </w:rPr>
          <w:t>could explain oversampling on image-based tasks in addition to undersampling on the economic price-based task, here</w:t>
        </w:r>
      </w:ins>
      <w:del w:id="216" w:author="Furl, Nicholas" w:date="2026-07-01T15:24:00Z" w16du:dateUtc="2026-07-01T14:24:00Z">
        <w:r w:rsidRPr="00C56A98" w:rsidDel="00B205A3">
          <w:rPr>
            <w:rStyle w:val="None"/>
            <w:lang w:val="en-GB"/>
          </w:rPr>
          <w:delText>In the present study</w:delText>
        </w:r>
      </w:del>
      <w:r w:rsidRPr="00C56A98">
        <w:rPr>
          <w:rStyle w:val="None"/>
          <w:lang w:val="en-GB"/>
        </w:rPr>
        <w:t xml:space="preserve">, we formally compare these models using ten datasets where participants chose </w:t>
      </w:r>
      <w:r w:rsidRPr="00C56A98">
        <w:rPr>
          <w:rStyle w:val="None"/>
          <w:i/>
          <w:iCs/>
          <w:lang w:val="en-GB"/>
        </w:rPr>
        <w:t>the most appealing image</w:t>
      </w:r>
      <w:r w:rsidRPr="00C56A98">
        <w:rPr>
          <w:rStyle w:val="None"/>
          <w:lang w:val="en-GB"/>
        </w:rPr>
        <w:t xml:space="preserve">. To anticipate </w:t>
      </w:r>
      <w:r w:rsidRPr="00C56A98">
        <w:rPr>
          <w:rStyle w:val="None"/>
          <w:lang w:val="en-GB"/>
        </w:rPr>
        <w:lastRenderedPageBreak/>
        <w:t xml:space="preserve">our results: we replicated participants’ higher sampling rates relative to the ground truth benchmark in all ten datasets. </w:t>
      </w:r>
      <w:ins w:id="217" w:author="Furl, Nicholas" w:date="2026-07-01T15:44:00Z" w16du:dateUtc="2026-07-01T14:44:00Z">
        <w:r w:rsidR="00265728">
          <w:rPr>
            <w:rStyle w:val="None"/>
            <w:lang w:val="en-GB"/>
          </w:rPr>
          <w:t>T</w:t>
        </w:r>
        <w:r w:rsidR="00265728" w:rsidRPr="00265728">
          <w:rPr>
            <w:rStyle w:val="None"/>
            <w:lang w:val="en-GB"/>
          </w:rPr>
          <w:t>he biased-prior model was the most consistently supported model, although participant-level analyses also indicated heterogeneit</w:t>
        </w:r>
        <w:r w:rsidR="00265728">
          <w:rPr>
            <w:rStyle w:val="None"/>
            <w:lang w:val="en-GB"/>
          </w:rPr>
          <w:t xml:space="preserve">y. </w:t>
        </w:r>
      </w:ins>
      <w:ins w:id="218" w:author="Furl, Nicholas" w:date="2026-07-01T15:52:00Z" w16du:dateUtc="2026-07-01T14:52:00Z">
        <w:r w:rsidR="00734D9D" w:rsidRPr="00734D9D">
          <w:rPr>
            <w:rStyle w:val="None"/>
            <w:lang w:val="en-GB"/>
          </w:rPr>
          <w:t>Thus, biased expectations appear to contribute to both oversampling and undersampling biases, with the direction of the bias differing between image-based and number-based tasks.</w:t>
        </w:r>
      </w:ins>
      <w:ins w:id="219" w:author="Furl, Nicholas" w:date="2026-07-01T15:53:00Z" w16du:dateUtc="2026-07-01T14:53:00Z">
        <w:r w:rsidR="009A2A4A">
          <w:rPr>
            <w:rStyle w:val="None"/>
            <w:lang w:val="en-GB"/>
          </w:rPr>
          <w:t xml:space="preserve"> </w:t>
        </w:r>
      </w:ins>
      <w:ins w:id="220" w:author="Furl, Nicholas" w:date="2026-07-01T15:54:00Z" w16du:dateUtc="2026-07-01T14:54:00Z">
        <w:r w:rsidR="009A2A4A">
          <w:rPr>
            <w:rStyle w:val="None"/>
            <w:lang w:val="en-GB"/>
          </w:rPr>
          <w:t xml:space="preserve">In the Discussion, we outline how this contrast is </w:t>
        </w:r>
        <w:r w:rsidR="009A2A4A" w:rsidRPr="009A2A4A">
          <w:rPr>
            <w:rStyle w:val="None"/>
            <w:lang w:val="en-GB"/>
          </w:rPr>
          <w:t xml:space="preserve">theoretically informative </w:t>
        </w:r>
        <w:r w:rsidR="009A2A4A">
          <w:rPr>
            <w:rStyle w:val="None"/>
            <w:lang w:val="en-GB"/>
          </w:rPr>
          <w:t>in that</w:t>
        </w:r>
        <w:r w:rsidR="009A2A4A" w:rsidRPr="009A2A4A">
          <w:rPr>
            <w:rStyle w:val="None"/>
            <w:lang w:val="en-GB"/>
          </w:rPr>
          <w:t xml:space="preserve"> image-based choices require participants to evaluate and remember subjective visual values, whereas number-based economic tasks present option values symbolically and explicitly and may additionally invoke exchange or loss-related considerations.</w:t>
        </w:r>
      </w:ins>
      <w:del w:id="221" w:author="Furl, Nicholas" w:date="2026-07-01T15:44:00Z" w16du:dateUtc="2026-07-01T14:44:00Z">
        <w:r w:rsidRPr="00C56A98" w:rsidDel="00265728">
          <w:rPr>
            <w:rStyle w:val="None"/>
            <w:lang w:val="en-GB"/>
          </w:rPr>
          <w:delText xml:space="preserve">Moreover, every dataset showed evidence for the biased prior model as the </w:delText>
        </w:r>
        <w:r w:rsidR="0020521A" w:rsidRPr="00C56A98" w:rsidDel="00265728">
          <w:rPr>
            <w:rStyle w:val="None"/>
            <w:lang w:val="en-GB"/>
          </w:rPr>
          <w:delText>best fitting</w:delText>
        </w:r>
        <w:r w:rsidRPr="00C56A98" w:rsidDel="00265728">
          <w:rPr>
            <w:rStyle w:val="None"/>
            <w:lang w:val="en-GB"/>
          </w:rPr>
          <w:delText xml:space="preserve">. </w:delText>
        </w:r>
      </w:del>
      <w:del w:id="222" w:author="Furl, Nicholas" w:date="2026-07-01T15:46:00Z" w16du:dateUtc="2026-07-01T14:46:00Z">
        <w:r w:rsidRPr="00C56A98" w:rsidDel="00AC555E">
          <w:rPr>
            <w:rStyle w:val="None"/>
            <w:lang w:val="en-GB"/>
          </w:rPr>
          <w:delText>In contrast to the pessimism evinced by participants in numeric-based studies</w:delText>
        </w:r>
        <w:r w:rsidR="00A357BA" w:rsidDel="00AC555E">
          <w:rPr>
            <w:rStyle w:val="None"/>
            <w:lang w:val="en-GB"/>
          </w:rPr>
          <w:delText xml:space="preserve"> </w:delText>
        </w:r>
        <w:r w:rsidR="00A357BA" w:rsidRPr="00C56A98" w:rsidDel="00AC555E">
          <w:rPr>
            <w:rStyle w:val="None"/>
            <w:lang w:val="en-GB"/>
          </w:rPr>
          <w:delText>(van de Wouw et al., 2024)</w:delText>
        </w:r>
        <w:r w:rsidRPr="00C56A98" w:rsidDel="00AC555E">
          <w:rPr>
            <w:rStyle w:val="None"/>
            <w:lang w:val="en-GB"/>
          </w:rPr>
          <w:delText>, participants evaluating images are driven to sample more by optimism about the future, compared to the ground truth model.</w:delText>
        </w:r>
      </w:del>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6063F7FC" w14:textId="20DED7D3" w:rsidR="00DE347F" w:rsidRDefault="007220BD">
      <w:pPr>
        <w:pStyle w:val="BodyA"/>
        <w:spacing w:after="288" w:line="480" w:lineRule="auto"/>
        <w:ind w:firstLine="720"/>
        <w:rPr>
          <w:ins w:id="223" w:author="Furl, Nicholas" w:date="2026-07-01T17:17:00Z" w16du:dateUtc="2026-07-01T16:17:00Z"/>
          <w:rStyle w:val="None"/>
          <w:lang w:val="en-GB"/>
        </w:rPr>
      </w:pPr>
      <w:r>
        <w:rPr>
          <w:rStyle w:val="None"/>
          <w:lang w:val="en-GB"/>
        </w:rPr>
        <w:t xml:space="preserve">All datasets were collected under approval of the Royal Holloway, University of London Ethics Board. </w:t>
      </w:r>
      <w:ins w:id="224" w:author="Furl, Nicholas" w:date="2026-07-02T15:46:00Z" w16du:dateUtc="2026-07-02T14:46:00Z">
        <w:r w:rsidR="007E38DF">
          <w:rPr>
            <w:rStyle w:val="None"/>
            <w:lang w:val="en-GB"/>
          </w:rPr>
          <w:t xml:space="preserve">The general outline for all tasks is shown in </w:t>
        </w:r>
      </w:ins>
      <w:ins w:id="225" w:author="Furl, Nicholas" w:date="2026-07-02T15:47:00Z" w16du:dateUtc="2026-07-02T14:47:00Z">
        <w:r w:rsidR="007E38DF">
          <w:rPr>
            <w:rStyle w:val="None"/>
            <w:lang w:val="en-GB"/>
          </w:rPr>
          <w:t xml:space="preserve">Figure 1. </w:t>
        </w:r>
      </w:ins>
      <w:r w:rsidRPr="00C56A98">
        <w:rPr>
          <w:rStyle w:val="None"/>
          <w:lang w:val="en-GB"/>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sidRPr="00C56A98">
        <w:rPr>
          <w:rStyle w:val="None"/>
          <w:rFonts w:ascii="Arial Unicode MS" w:hAnsi="Arial Unicode MS"/>
          <w:rtl/>
          <w:lang w:val="en-GB"/>
        </w:rPr>
        <w:t>“</w:t>
      </w:r>
      <w:r w:rsidRPr="00C56A98">
        <w:rPr>
          <w:rStyle w:val="None"/>
          <w:lang w:val="en-GB"/>
        </w:rPr>
        <w:t xml:space="preserve">attractiveness” more than once and the multiple ratings were averaged to obtain one stable subjective value estimate per image. We find average correlations across ratings of &gt; .8 for all our datasets. </w:t>
      </w:r>
      <w:ins w:id="226" w:author="Furl, Nicholas" w:date="2026-07-01T17:17:00Z" w16du:dateUtc="2026-07-01T16:17:00Z">
        <w:r w:rsidR="00DE347F" w:rsidRPr="00C56A98">
          <w:rPr>
            <w:rStyle w:val="None"/>
            <w:lang w:val="en-GB"/>
          </w:rPr>
          <w:t xml:space="preserve">Our published work shows that the presence </w:t>
        </w:r>
      </w:ins>
      <w:ins w:id="227" w:author="Furl, Nicholas" w:date="2026-07-01T17:18:00Z" w16du:dateUtc="2026-07-01T16:18:00Z">
        <w:r w:rsidR="00DE347F">
          <w:rPr>
            <w:rStyle w:val="None"/>
            <w:lang w:val="en-GB"/>
          </w:rPr>
          <w:t xml:space="preserve">or absence </w:t>
        </w:r>
      </w:ins>
      <w:ins w:id="228" w:author="Furl, Nicholas" w:date="2026-07-01T17:17:00Z" w16du:dateUtc="2026-07-01T16:17:00Z">
        <w:r w:rsidR="00DE347F" w:rsidRPr="00C56A98">
          <w:rPr>
            <w:rStyle w:val="None"/>
            <w:lang w:val="en-GB"/>
          </w:rPr>
          <w:t xml:space="preserve">of </w:t>
        </w:r>
        <w:r w:rsidR="00DE347F">
          <w:rPr>
            <w:rStyle w:val="None"/>
            <w:lang w:val="en-GB"/>
          </w:rPr>
          <w:t>th</w:t>
        </w:r>
      </w:ins>
      <w:ins w:id="229" w:author="Furl, Nicholas" w:date="2026-07-01T17:18:00Z" w16du:dateUtc="2026-07-01T16:18:00Z">
        <w:r w:rsidR="00DE347F">
          <w:rPr>
            <w:rStyle w:val="None"/>
            <w:lang w:val="en-GB"/>
          </w:rPr>
          <w:t>is</w:t>
        </w:r>
      </w:ins>
      <w:ins w:id="230" w:author="Furl, Nicholas" w:date="2026-07-01T17:17:00Z" w16du:dateUtc="2026-07-01T16:17:00Z">
        <w:r w:rsidR="00DE347F">
          <w:rPr>
            <w:rStyle w:val="None"/>
            <w:lang w:val="en-GB"/>
          </w:rPr>
          <w:t xml:space="preserve"> rating phase has little effect o</w:t>
        </w:r>
      </w:ins>
      <w:ins w:id="231" w:author="Furl, Nicholas" w:date="2026-07-01T17:18:00Z" w16du:dateUtc="2026-07-01T16:18:00Z">
        <w:r w:rsidR="00DE347F">
          <w:rPr>
            <w:rStyle w:val="None"/>
            <w:lang w:val="en-GB"/>
          </w:rPr>
          <w:t xml:space="preserve">n </w:t>
        </w:r>
      </w:ins>
      <w:ins w:id="232" w:author="Furl, Nicholas" w:date="2026-07-01T17:17:00Z" w16du:dateUtc="2026-07-01T16:17:00Z">
        <w:r w:rsidR="00DE347F" w:rsidRPr="00C56A98">
          <w:rPr>
            <w:rStyle w:val="None"/>
            <w:lang w:val="en-GB"/>
          </w:rPr>
          <w:t>participants’</w:t>
        </w:r>
        <w:r w:rsidR="00DE347F" w:rsidRPr="00C56A98">
          <w:rPr>
            <w:rStyle w:val="None"/>
            <w:rFonts w:ascii="Arial Unicode MS" w:hAnsi="Arial Unicode MS"/>
            <w:rtl/>
            <w:lang w:val="en-GB"/>
          </w:rPr>
          <w:t xml:space="preserve"> </w:t>
        </w:r>
        <w:r w:rsidR="00DE347F" w:rsidRPr="00C56A98">
          <w:rPr>
            <w:rStyle w:val="None"/>
            <w:lang w:val="en-GB"/>
          </w:rPr>
          <w:t xml:space="preserve">sampling rates (van de Wouw et al., 2024). </w:t>
        </w:r>
      </w:ins>
    </w:p>
    <w:p w14:paraId="7A278AAE" w14:textId="2F0274C9" w:rsidR="00F7085F" w:rsidRPr="00C56A98" w:rsidRDefault="007220BD">
      <w:pPr>
        <w:pStyle w:val="BodyA"/>
        <w:spacing w:after="288" w:line="480" w:lineRule="auto"/>
        <w:ind w:firstLine="720"/>
        <w:rPr>
          <w:rStyle w:val="None"/>
          <w:lang w:val="en-GB"/>
        </w:rPr>
      </w:pPr>
      <w:r w:rsidRPr="00C56A98">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Pr>
          <w:rStyle w:val="None"/>
          <w:lang w:val="en-GB"/>
        </w:rPr>
        <w:t>The s</w:t>
      </w:r>
      <w:r w:rsidRPr="00C56A98">
        <w:rPr>
          <w:rStyle w:val="None"/>
          <w:lang w:val="en-GB"/>
        </w:rPr>
        <w:t>econd</w:t>
      </w:r>
      <w:r w:rsidR="00B40BB1">
        <w:rPr>
          <w:rStyle w:val="None"/>
          <w:lang w:val="en-GB"/>
        </w:rPr>
        <w:t xml:space="preserve"> way we used these subjective values was to </w:t>
      </w:r>
      <w:del w:id="233" w:author="Furl, Nicholas" w:date="2026-07-01T16:54:00Z" w16du:dateUtc="2026-07-01T15:54:00Z">
        <w:r w:rsidR="00B40BB1" w:rsidRPr="00C56A98" w:rsidDel="00B13A6B">
          <w:rPr>
            <w:rStyle w:val="None"/>
            <w:lang w:val="en-GB"/>
          </w:rPr>
          <w:delText>program</w:delText>
        </w:r>
        <w:r w:rsidR="00B40BB1" w:rsidDel="00B13A6B">
          <w:rPr>
            <w:rStyle w:val="None"/>
            <w:lang w:val="en-GB"/>
          </w:rPr>
          <w:delText xml:space="preserve"> </w:delText>
        </w:r>
      </w:del>
      <w:ins w:id="234" w:author="Furl, Nicholas" w:date="2026-07-01T16:54:00Z" w16du:dateUtc="2026-07-01T15:54:00Z">
        <w:r w:rsidR="00B13A6B">
          <w:rPr>
            <w:rStyle w:val="None"/>
            <w:lang w:val="en-GB"/>
          </w:rPr>
          <w:t xml:space="preserve">configure </w:t>
        </w:r>
      </w:ins>
      <w:r w:rsidR="00B40BB1">
        <w:rPr>
          <w:rStyle w:val="None"/>
          <w:lang w:val="en-GB"/>
        </w:rPr>
        <w:t>the</w:t>
      </w:r>
      <w:ins w:id="235" w:author="Furl, Nicholas" w:date="2026-07-01T16:54:00Z" w16du:dateUtc="2026-07-01T15:54:00Z">
        <w:r w:rsidR="00B13A6B">
          <w:rPr>
            <w:rStyle w:val="None"/>
            <w:lang w:val="en-GB"/>
          </w:rPr>
          <w:t xml:space="preserve"> prior for</w:t>
        </w:r>
      </w:ins>
      <w:r w:rsidR="00B40BB1">
        <w:rPr>
          <w:rStyle w:val="None"/>
          <w:lang w:val="en-GB"/>
        </w:rPr>
        <w:t xml:space="preserve"> </w:t>
      </w:r>
      <w:ins w:id="236" w:author="Furl, Nicholas" w:date="2026-07-01T16:55:00Z" w16du:dateUtc="2026-07-01T15:55:00Z">
        <w:r w:rsidR="00B13A6B">
          <w:rPr>
            <w:rStyle w:val="None"/>
            <w:lang w:val="en-GB"/>
          </w:rPr>
          <w:t xml:space="preserve">the </w:t>
        </w:r>
      </w:ins>
      <w:r w:rsidR="00B40BB1">
        <w:rPr>
          <w:rStyle w:val="None"/>
          <w:lang w:val="en-GB"/>
        </w:rPr>
        <w:t>ground truth benchmark and corresponding computational models with</w:t>
      </w:r>
      <w:r w:rsidR="00B40BB1" w:rsidRPr="00C56A98">
        <w:rPr>
          <w:rStyle w:val="None"/>
          <w:lang w:val="en-GB"/>
        </w:rPr>
        <w:t xml:space="preserve"> the </w:t>
      </w:r>
      <w:del w:id="237" w:author="Furl, Nicholas" w:date="2026-07-01T17:09:00Z" w16du:dateUtc="2026-07-01T16:09:00Z">
        <w:r w:rsidR="00B40BB1" w:rsidRPr="00C56A98" w:rsidDel="0078139C">
          <w:rPr>
            <w:rStyle w:val="None"/>
            <w:lang w:val="en-GB"/>
          </w:rPr>
          <w:delText xml:space="preserve">initial </w:delText>
        </w:r>
      </w:del>
      <w:r w:rsidR="00B40BB1" w:rsidRPr="00C56A98">
        <w:rPr>
          <w:rStyle w:val="None"/>
          <w:lang w:val="en-GB"/>
        </w:rPr>
        <w:t xml:space="preserve">mean and variance of </w:t>
      </w:r>
      <w:r w:rsidR="00B40BB1">
        <w:rPr>
          <w:rStyle w:val="None"/>
          <w:lang w:val="en-GB"/>
        </w:rPr>
        <w:t>the subject</w:t>
      </w:r>
      <w:ins w:id="238" w:author="Furl, Nicholas" w:date="2026-07-01T16:55:00Z" w16du:dateUtc="2026-07-01T15:55:00Z">
        <w:r w:rsidR="00B13A6B">
          <w:rPr>
            <w:rStyle w:val="None"/>
            <w:lang w:val="en-GB"/>
          </w:rPr>
          <w:t>ive</w:t>
        </w:r>
      </w:ins>
      <w:r w:rsidR="00B40BB1">
        <w:rPr>
          <w:rStyle w:val="None"/>
          <w:lang w:val="en-GB"/>
        </w:rPr>
        <w:t xml:space="preserve"> value</w:t>
      </w:r>
      <w:r w:rsidR="00B40BB1" w:rsidRPr="00C56A98">
        <w:rPr>
          <w:rStyle w:val="None"/>
          <w:lang w:val="en-GB"/>
        </w:rPr>
        <w:t xml:space="preserve"> distribution</w:t>
      </w:r>
      <w:del w:id="239" w:author="Furl, Nicholas" w:date="2026-07-01T17:09:00Z" w16du:dateUtc="2026-07-01T16:09:00Z">
        <w:r w:rsidR="00B40BB1" w:rsidRPr="00C56A98" w:rsidDel="0078139C">
          <w:rPr>
            <w:rStyle w:val="None"/>
            <w:lang w:val="en-GB"/>
          </w:rPr>
          <w:delText xml:space="preserve"> (before any samples were input)</w:delText>
        </w:r>
      </w:del>
      <w:r w:rsidR="00B40BB1">
        <w:rPr>
          <w:rStyle w:val="None"/>
          <w:lang w:val="en-GB"/>
        </w:rPr>
        <w:t>.</w:t>
      </w:r>
      <w:r w:rsidR="00B40BB1" w:rsidRPr="00C56A98">
        <w:rPr>
          <w:rStyle w:val="None"/>
          <w:lang w:val="en-GB"/>
        </w:rPr>
        <w:t xml:space="preserve"> </w:t>
      </w:r>
      <w:r w:rsidR="00B40BB1">
        <w:rPr>
          <w:rStyle w:val="None"/>
          <w:lang w:val="en-GB"/>
        </w:rPr>
        <w:t>A</w:t>
      </w:r>
      <w:r w:rsidRPr="00C56A98">
        <w:rPr>
          <w:rStyle w:val="None"/>
          <w:lang w:val="en-GB"/>
        </w:rPr>
        <w:t xml:space="preserve">s described below, the </w:t>
      </w:r>
      <w:r w:rsidR="00B40BB1">
        <w:rPr>
          <w:rStyle w:val="None"/>
          <w:lang w:val="en-GB"/>
        </w:rPr>
        <w:t xml:space="preserve">ground truth benchmark, the </w:t>
      </w:r>
      <w:r w:rsidRPr="00C56A98">
        <w:rPr>
          <w:rStyle w:val="None"/>
          <w:lang w:val="en-GB"/>
        </w:rPr>
        <w:t xml:space="preserve">biased prior and cost to sample models employ an internal representation of the generating distribution of options, which is used as a prior when predicting upcoming option values. </w:t>
      </w:r>
      <w:r w:rsidR="00B40BB1">
        <w:rPr>
          <w:rStyle w:val="None"/>
          <w:lang w:val="en-GB"/>
        </w:rPr>
        <w:t>However. t</w:t>
      </w:r>
      <w:r w:rsidRPr="00C56A98">
        <w:rPr>
          <w:rStyle w:val="None"/>
          <w:lang w:val="en-GB"/>
        </w:rPr>
        <w:t xml:space="preserve">he cut off model is rather different: It assumes participants use no prior at all and its predictions are based instead only on experience of options during the pre-cut off learning period. </w:t>
      </w:r>
      <w:r w:rsidR="00B40BB1">
        <w:rPr>
          <w:rStyle w:val="None"/>
          <w:lang w:val="en-GB"/>
        </w:rPr>
        <w:t>The t</w:t>
      </w:r>
      <w:r w:rsidRPr="00C56A98">
        <w:rPr>
          <w:rStyle w:val="None"/>
          <w:lang w:val="en-GB"/>
        </w:rPr>
        <w:t>hird</w:t>
      </w:r>
      <w:r w:rsidR="00B40BB1">
        <w:rPr>
          <w:rStyle w:val="None"/>
          <w:lang w:val="en-GB"/>
        </w:rPr>
        <w:t xml:space="preserve"> way that we used the subjective values was to </w:t>
      </w:r>
      <w:r w:rsidRPr="00C56A98">
        <w:rPr>
          <w:rStyle w:val="None"/>
          <w:lang w:val="en-GB"/>
        </w:rPr>
        <w:t xml:space="preserve">gauge the overall success of decision making by using each participant’s own subjective values to </w:t>
      </w:r>
      <w:del w:id="240" w:author="Furl, Nicholas" w:date="2026-07-01T17:10:00Z" w16du:dateUtc="2026-07-01T16:10:00Z">
        <w:r w:rsidRPr="00C56A98" w:rsidDel="0078139C">
          <w:rPr>
            <w:rStyle w:val="None"/>
            <w:lang w:val="en-GB"/>
          </w:rPr>
          <w:delText xml:space="preserve">identify </w:delText>
        </w:r>
      </w:del>
      <w:ins w:id="241" w:author="Furl, Nicholas" w:date="2026-07-01T17:10:00Z" w16du:dateUtc="2026-07-01T16:10:00Z">
        <w:r w:rsidR="0078139C">
          <w:rPr>
            <w:rStyle w:val="None"/>
            <w:lang w:val="en-GB"/>
          </w:rPr>
          <w:t>score</w:t>
        </w:r>
        <w:r w:rsidR="0078139C" w:rsidRPr="00C56A98">
          <w:rPr>
            <w:rStyle w:val="None"/>
            <w:lang w:val="en-GB"/>
          </w:rPr>
          <w:t xml:space="preserve"> </w:t>
        </w:r>
      </w:ins>
      <w:r w:rsidRPr="00C56A98">
        <w:rPr>
          <w:rStyle w:val="None"/>
          <w:lang w:val="en-GB"/>
        </w:rPr>
        <w:t xml:space="preserve">the rank of the chosen options, relative to other images in the same sequence. That is, a well-performing model was one that was able to obtain one of a </w:t>
      </w:r>
      <w:r w:rsidRPr="00C56A98">
        <w:rPr>
          <w:rStyle w:val="None"/>
          <w:lang w:val="en-GB"/>
        </w:rPr>
        <w:lastRenderedPageBreak/>
        <w:t>corresponding participant’s favourite images.</w:t>
      </w:r>
      <w:ins w:id="242" w:author="Furl, Nicholas" w:date="2026-07-01T17:18:00Z" w16du:dateUtc="2026-07-01T16:18:00Z">
        <w:r w:rsidR="002C2789">
          <w:rPr>
            <w:rStyle w:val="None"/>
            <w:lang w:val="en-GB"/>
          </w:rPr>
          <w:t xml:space="preserve"> </w:t>
        </w:r>
        <w:r w:rsidR="002C2789" w:rsidRPr="00C56A98">
          <w:rPr>
            <w:rStyle w:val="None"/>
            <w:lang w:val="en-GB"/>
          </w:rPr>
          <w:t xml:space="preserve">Our published work </w:t>
        </w:r>
        <w:r w:rsidR="002C2789">
          <w:rPr>
            <w:rStyle w:val="None"/>
            <w:lang w:val="en-GB"/>
          </w:rPr>
          <w:t xml:space="preserve">has </w:t>
        </w:r>
      </w:ins>
      <w:ins w:id="243" w:author="Furl, Nicholas" w:date="2026-07-01T17:21:00Z" w16du:dateUtc="2026-07-01T16:21:00Z">
        <w:r w:rsidR="00CD562F">
          <w:rPr>
            <w:rStyle w:val="None"/>
            <w:lang w:val="en-GB"/>
          </w:rPr>
          <w:t>compared the use</w:t>
        </w:r>
      </w:ins>
      <w:ins w:id="244" w:author="Furl, Nicholas" w:date="2026-07-01T17:19:00Z" w16du:dateUtc="2026-07-01T16:19:00Z">
        <w:r w:rsidR="002C2789">
          <w:rPr>
            <w:rStyle w:val="None"/>
            <w:lang w:val="en-GB"/>
          </w:rPr>
          <w:t xml:space="preserve"> </w:t>
        </w:r>
      </w:ins>
      <w:ins w:id="245" w:author="Furl, Nicholas" w:date="2026-07-01T17:20:00Z" w16du:dateUtc="2026-07-01T16:20:00Z">
        <w:r w:rsidR="00CD562F">
          <w:rPr>
            <w:rStyle w:val="None"/>
            <w:lang w:val="en-GB"/>
          </w:rPr>
          <w:t xml:space="preserve">for </w:t>
        </w:r>
      </w:ins>
      <w:ins w:id="246" w:author="Furl, Nicholas" w:date="2026-07-01T17:19:00Z" w16du:dateUtc="2026-07-01T16:19:00Z">
        <w:r w:rsidR="002C2789">
          <w:rPr>
            <w:rStyle w:val="None"/>
            <w:lang w:val="en-GB"/>
          </w:rPr>
          <w:t xml:space="preserve">these three purposes </w:t>
        </w:r>
      </w:ins>
      <w:ins w:id="247" w:author="Furl, Nicholas" w:date="2026-07-01T17:21:00Z" w16du:dateUtc="2026-07-01T16:21:00Z">
        <w:r w:rsidR="00CD562F">
          <w:rPr>
            <w:rStyle w:val="None"/>
            <w:lang w:val="en-GB"/>
          </w:rPr>
          <w:t xml:space="preserve">of </w:t>
        </w:r>
      </w:ins>
      <w:ins w:id="248" w:author="Furl, Nicholas" w:date="2026-07-01T17:18:00Z" w16du:dateUtc="2026-07-01T16:18:00Z">
        <w:r w:rsidR="002C2789">
          <w:rPr>
            <w:rStyle w:val="None"/>
            <w:lang w:val="en-GB"/>
          </w:rPr>
          <w:t>both pre</w:t>
        </w:r>
      </w:ins>
      <w:ins w:id="249" w:author="Furl, Nicholas" w:date="2026-07-01T17:19:00Z" w16du:dateUtc="2026-07-01T16:19:00Z">
        <w:r w:rsidR="002C2789">
          <w:rPr>
            <w:rStyle w:val="None"/>
            <w:lang w:val="en-GB"/>
          </w:rPr>
          <w:t xml:space="preserve">determined numeric price options or subjective values from ratings </w:t>
        </w:r>
      </w:ins>
      <w:ins w:id="250" w:author="Furl, Nicholas" w:date="2026-07-01T17:20:00Z" w16du:dateUtc="2026-07-01T16:20:00Z">
        <w:r w:rsidR="002C2789">
          <w:rPr>
            <w:rStyle w:val="None"/>
            <w:lang w:val="en-GB"/>
          </w:rPr>
          <w:t>o</w:t>
        </w:r>
      </w:ins>
      <w:ins w:id="251" w:author="Furl, Nicholas" w:date="2026-07-01T17:19:00Z" w16du:dateUtc="2026-07-01T16:19:00Z">
        <w:r w:rsidR="002C2789">
          <w:rPr>
            <w:rStyle w:val="None"/>
            <w:lang w:val="en-GB"/>
          </w:rPr>
          <w:t xml:space="preserve">f these </w:t>
        </w:r>
      </w:ins>
      <w:ins w:id="252" w:author="Furl, Nicholas" w:date="2026-07-01T17:20:00Z" w16du:dateUtc="2026-07-01T16:20:00Z">
        <w:r w:rsidR="002C2789">
          <w:rPr>
            <w:rStyle w:val="None"/>
            <w:lang w:val="en-GB"/>
          </w:rPr>
          <w:t xml:space="preserve">prices and shown that the use of subjective ratings versus original prices has little effect on </w:t>
        </w:r>
      </w:ins>
      <w:ins w:id="253" w:author="Furl, Nicholas" w:date="2026-07-01T17:18:00Z" w16du:dateUtc="2026-07-01T16:18:00Z">
        <w:r w:rsidR="002C2789" w:rsidRPr="00C56A98">
          <w:rPr>
            <w:rStyle w:val="None"/>
            <w:lang w:val="en-GB"/>
          </w:rPr>
          <w:t>participants’</w:t>
        </w:r>
        <w:r w:rsidR="002C2789" w:rsidRPr="00C56A98">
          <w:rPr>
            <w:rStyle w:val="None"/>
            <w:rFonts w:ascii="Arial Unicode MS" w:hAnsi="Arial Unicode MS"/>
            <w:rtl/>
            <w:lang w:val="en-GB"/>
          </w:rPr>
          <w:t xml:space="preserve"> </w:t>
        </w:r>
        <w:r w:rsidR="002C2789" w:rsidRPr="00C56A98">
          <w:rPr>
            <w:rStyle w:val="None"/>
            <w:lang w:val="en-GB"/>
          </w:rPr>
          <w:t>sampling rates (van de Wouw et al., 2024).</w:t>
        </w:r>
      </w:ins>
    </w:p>
    <w:p w14:paraId="5A00345D" w14:textId="5B3521AD"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with several sequences of eight image options each, which were randomly sampled without replacement from the images shown in phase 1. </w:t>
      </w:r>
      <w:ins w:id="254" w:author="Furl, Nicholas" w:date="2026-07-01T17:14:00Z" w16du:dateUtc="2026-07-01T16:14:00Z">
        <w:r w:rsidR="00492B2A">
          <w:rPr>
            <w:rStyle w:val="None"/>
            <w:lang w:val="en-GB"/>
          </w:rPr>
          <w:t xml:space="preserve">The images in phase 1 constitute a superset of the images appearing as options, such that there </w:t>
        </w:r>
      </w:ins>
      <w:ins w:id="255" w:author="Furl, Nicholas" w:date="2026-07-01T17:15:00Z" w16du:dateUtc="2026-07-01T16:15:00Z">
        <w:r w:rsidR="00B2347A">
          <w:rPr>
            <w:rStyle w:val="None"/>
            <w:lang w:val="en-GB"/>
          </w:rPr>
          <w:t>a relatively small probability that</w:t>
        </w:r>
      </w:ins>
      <w:ins w:id="256" w:author="Furl, Nicholas" w:date="2026-07-01T17:14:00Z" w16du:dateUtc="2026-07-01T16:14:00Z">
        <w:r w:rsidR="00492B2A">
          <w:rPr>
            <w:rStyle w:val="None"/>
            <w:lang w:val="en-GB"/>
          </w:rPr>
          <w:t xml:space="preserve"> an</w:t>
        </w:r>
      </w:ins>
      <w:ins w:id="257" w:author="Furl, Nicholas" w:date="2026-07-01T17:15:00Z" w16du:dateUtc="2026-07-01T16:15:00Z">
        <w:r w:rsidR="00492B2A">
          <w:rPr>
            <w:rStyle w:val="None"/>
            <w:lang w:val="en-GB"/>
          </w:rPr>
          <w:t>y one</w:t>
        </w:r>
      </w:ins>
      <w:ins w:id="258" w:author="Furl, Nicholas" w:date="2026-07-01T17:14:00Z" w16du:dateUtc="2026-07-01T16:14:00Z">
        <w:r w:rsidR="00492B2A">
          <w:rPr>
            <w:rStyle w:val="None"/>
            <w:lang w:val="en-GB"/>
          </w:rPr>
          <w:t xml:space="preserve"> image in phase 1 would appear as an option </w:t>
        </w:r>
      </w:ins>
      <w:ins w:id="259" w:author="Furl, Nicholas" w:date="2026-07-01T17:15:00Z" w16du:dateUtc="2026-07-01T16:15:00Z">
        <w:r w:rsidR="00492B2A">
          <w:rPr>
            <w:rStyle w:val="None"/>
            <w:lang w:val="en-GB"/>
          </w:rPr>
          <w:t xml:space="preserve">in the sequences in general, </w:t>
        </w:r>
        <w:r w:rsidR="00FB7A47">
          <w:rPr>
            <w:rStyle w:val="None"/>
            <w:lang w:val="en-GB"/>
          </w:rPr>
          <w:t>and an even smaller probab</w:t>
        </w:r>
      </w:ins>
      <w:ins w:id="260" w:author="Furl, Nicholas" w:date="2026-07-01T17:16:00Z" w16du:dateUtc="2026-07-01T16:16:00Z">
        <w:r w:rsidR="00FB7A47">
          <w:rPr>
            <w:rStyle w:val="None"/>
            <w:lang w:val="en-GB"/>
          </w:rPr>
          <w:t>ility it might appear in any</w:t>
        </w:r>
      </w:ins>
      <w:ins w:id="261" w:author="Furl, Nicholas" w:date="2026-07-01T17:15:00Z" w16du:dateUtc="2026-07-01T16:15:00Z">
        <w:r w:rsidR="00492B2A">
          <w:rPr>
            <w:rStyle w:val="None"/>
            <w:lang w:val="en-GB"/>
          </w:rPr>
          <w:t xml:space="preserve"> given sequence. </w:t>
        </w:r>
      </w:ins>
      <w:r w:rsidRPr="00C56A98">
        <w:rPr>
          <w:rStyle w:val="None"/>
          <w:lang w:val="en-GB"/>
        </w:rPr>
        <w:t xml:space="preserve">These two types of agent (participants and models) decided whether to choose </w:t>
      </w:r>
      <w:del w:id="262" w:author="Furl, Nicholas" w:date="2026-07-01T17:16:00Z" w16du:dateUtc="2026-07-01T16:16:00Z">
        <w:r w:rsidRPr="00C56A98" w:rsidDel="00AF6B5D">
          <w:rPr>
            <w:rStyle w:val="None"/>
            <w:lang w:val="en-GB"/>
          </w:rPr>
          <w:delText xml:space="preserve">that </w:delText>
        </w:r>
      </w:del>
      <w:ins w:id="263" w:author="Furl, Nicholas" w:date="2026-07-01T17:16:00Z" w16du:dateUtc="2026-07-01T16:16:00Z">
        <w:r w:rsidR="00AF6B5D">
          <w:rPr>
            <w:rStyle w:val="None"/>
            <w:lang w:val="en-GB"/>
          </w:rPr>
          <w:t>each</w:t>
        </w:r>
        <w:r w:rsidR="00AF6B5D" w:rsidRPr="00C56A98">
          <w:rPr>
            <w:rStyle w:val="None"/>
            <w:lang w:val="en-GB"/>
          </w:rPr>
          <w:t xml:space="preserve"> </w:t>
        </w:r>
      </w:ins>
      <w:r w:rsidRPr="00C56A98">
        <w:rPr>
          <w:rStyle w:val="None"/>
          <w:lang w:val="en-GB"/>
        </w:rPr>
        <w:t xml:space="preserve">option </w:t>
      </w:r>
      <w:ins w:id="264" w:author="Furl, Nicholas" w:date="2026-07-01T17:16:00Z" w16du:dateUtc="2026-07-01T16:16:00Z">
        <w:r w:rsidR="00AF6B5D">
          <w:rPr>
            <w:rStyle w:val="None"/>
            <w:lang w:val="en-GB"/>
          </w:rPr>
          <w:t xml:space="preserve">when it was offered in a sequence </w:t>
        </w:r>
      </w:ins>
      <w:r w:rsidRPr="00C56A98">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w:t>
      </w:r>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ground truth benchmark and each of the three fitted models), followed by two-tailed Bayesian </w:t>
      </w:r>
      <w:r w:rsidRPr="0084610D">
        <w:rPr>
          <w:rStyle w:val="None"/>
          <w:lang w:val="en-GB"/>
        </w:rPr>
        <w:lastRenderedPageBreak/>
        <w:t xml:space="preserve">pairwise </w:t>
      </w:r>
      <w:r w:rsidRPr="0084610D">
        <w:rPr>
          <w:rStyle w:val="None"/>
          <w:i/>
          <w:iCs/>
          <w:lang w:val="en-GB"/>
        </w:rPr>
        <w:t>t</w:t>
      </w:r>
      <w:r w:rsidRPr="0084610D">
        <w:rPr>
          <w:rStyle w:val="None"/>
          <w:lang w:val="en-GB"/>
        </w:rPr>
        <w:t xml:space="preserve">-tests using bf.ttest in the MATLAB bayesFactor toolbox </w:t>
      </w:r>
      <w:hyperlink r:id="rId8" w:history="1">
        <w:r w:rsidR="00F7085F" w:rsidRPr="0084610D">
          <w:rPr>
            <w:rStyle w:val="Hyperlink1"/>
            <w:lang w:val="en-GB"/>
          </w:rPr>
          <w:t>https://github.com/klabhub/bayesFactor</w:t>
        </w:r>
      </w:hyperlink>
      <w:r w:rsidRPr="0084610D">
        <w:rPr>
          <w:rStyle w:val="None"/>
          <w:lang w:val="en-GB"/>
        </w:rPr>
        <w:t xml:space="preserve">.  These Bayesian tests use the Jeffreys-Zellner-Siow prior, which involves a Cauchy prior on the effect size with a scale factor of .71 = sqrt(2)/2, expecting medium effect size (Rouder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Facial attractiveness dataset 1</w:t>
      </w:r>
    </w:p>
    <w:p w14:paraId="00611DBA" w14:textId="7C92FC26"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were reported as Study 2 in Furl and colleagues (2019). The 20 participants </w:t>
      </w:r>
      <w:ins w:id="265" w:author="Furl, Nicholas" w:date="2026-07-01T17:24:00Z" w16du:dateUtc="2026-07-01T16:24:00Z">
        <w:r w:rsidR="00FA5D63">
          <w:rPr>
            <w:rStyle w:val="None"/>
            <w:lang w:val="en-GB"/>
          </w:rPr>
          <w:t xml:space="preserve">(14 female and </w:t>
        </w:r>
      </w:ins>
      <w:ins w:id="266" w:author="Furl, Nicholas" w:date="2026-07-01T17:25:00Z" w16du:dateUtc="2026-07-01T16:25:00Z">
        <w:r w:rsidR="00FA5D63">
          <w:rPr>
            <w:rStyle w:val="None"/>
            <w:lang w:val="en-GB"/>
          </w:rPr>
          <w:t>six</w:t>
        </w:r>
      </w:ins>
      <w:ins w:id="267" w:author="Furl, Nicholas" w:date="2026-07-01T17:24:00Z" w16du:dateUtc="2026-07-01T16:24:00Z">
        <w:r w:rsidR="00FA5D63">
          <w:rPr>
            <w:rStyle w:val="None"/>
            <w:lang w:val="en-GB"/>
          </w:rPr>
          <w:t xml:space="preserve"> male) </w:t>
        </w:r>
      </w:ins>
      <w:r w:rsidRPr="0084610D">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w:t>
      </w:r>
      <w:r w:rsidRPr="0084610D">
        <w:rPr>
          <w:rStyle w:val="None"/>
          <w:lang w:val="en-GB"/>
        </w:rPr>
        <w:lastRenderedPageBreak/>
        <w:t xml:space="preserve">suitable dates. Methods were identical to facial attractiveness dataset 1 aside from these instructions. We enrolled 20 participants (equal gender split), who each chose which gender of face they would like to match for their client. Data were collected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Trustworthiness dataset 1</w:t>
      </w:r>
    </w:p>
    <w:p w14:paraId="5DD17780" w14:textId="77777777" w:rsidR="00F7085F" w:rsidRPr="0084610D" w:rsidRDefault="00000000">
      <w:pPr>
        <w:pStyle w:val="BodyA"/>
        <w:spacing w:after="288" w:line="480" w:lineRule="auto"/>
        <w:rPr>
          <w:rStyle w:val="None"/>
          <w:lang w:val="en-GB"/>
        </w:rPr>
      </w:pPr>
      <w:r w:rsidRPr="0084610D">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(Olivola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84610D">
        <w:rPr>
          <w:rStyle w:val="None"/>
          <w:i/>
          <w:iCs/>
          <w:lang w:val="en-GB"/>
        </w:rPr>
        <w:t>N</w:t>
      </w:r>
      <w:r w:rsidRPr="0084610D">
        <w:rPr>
          <w:rStyle w:val="None"/>
          <w:lang w:val="en-GB"/>
        </w:rPr>
        <w:t xml:space="preserve"> = 18). Data were collected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Trustworthiness dataset 2</w:t>
      </w:r>
    </w:p>
    <w:p w14:paraId="50913782" w14:textId="165E7A70"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w:t>
      </w:r>
      <w:ins w:id="268" w:author="Furl, Nicholas" w:date="2026-07-01T17:58:00Z" w16du:dateUtc="2026-07-01T16:58:00Z">
        <w:r w:rsidR="009F0070">
          <w:rPr>
            <w:rStyle w:val="None"/>
            <w:lang w:val="en-GB"/>
          </w:rPr>
          <w:t xml:space="preserve">(54 female) </w:t>
        </w:r>
      </w:ins>
      <w:r w:rsidRPr="0084610D">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w:t>
      </w:r>
      <w:r w:rsidRPr="0084610D">
        <w:rPr>
          <w:rStyle w:val="None"/>
          <w:lang w:val="en-GB"/>
        </w:rPr>
        <w:lastRenderedPageBreak/>
        <w:t>arranged into a random sequence and each image was rated using a 100-point sliding scale, where the slider position was initially hidden and only appeared when the participant made a selection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t>Facial attractiveness dataset 2, foods dataset 1 and vacations dataset 1</w:t>
      </w:r>
    </w:p>
    <w:p w14:paraId="419E5E46" w14:textId="7D4C762F" w:rsidR="00F7085F" w:rsidRPr="0084610D" w:rsidRDefault="00000000">
      <w:pPr>
        <w:pStyle w:val="BodyA"/>
        <w:spacing w:after="288" w:line="480" w:lineRule="auto"/>
        <w:rPr>
          <w:rStyle w:val="None"/>
          <w:lang w:val="en-GB"/>
        </w:rPr>
      </w:pPr>
      <w:r w:rsidRPr="0084610D">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ins w:id="269" w:author="Furl, Nicholas" w:date="2026-07-01T17:53:00Z" w16du:dateUtc="2026-07-01T16:53:00Z">
        <w:r w:rsidR="00052D73">
          <w:rPr>
            <w:rStyle w:val="None"/>
            <w:lang w:val="en-GB"/>
          </w:rPr>
          <w:t xml:space="preserve"> (</w:t>
        </w:r>
      </w:ins>
      <w:ins w:id="270" w:author="Furl, Nicholas" w:date="2026-07-01T17:54:00Z" w16du:dateUtc="2026-07-01T16:54:00Z">
        <w:r w:rsidR="00052D73">
          <w:rPr>
            <w:rStyle w:val="None"/>
            <w:lang w:val="en-GB"/>
          </w:rPr>
          <w:t xml:space="preserve">48 female in facial attractiveness dataset 2, </w:t>
        </w:r>
      </w:ins>
      <w:ins w:id="271" w:author="Furl, Nicholas" w:date="2026-07-01T17:53:00Z" w16du:dateUtc="2026-07-01T16:53:00Z">
        <w:r w:rsidR="00052D73">
          <w:rPr>
            <w:rStyle w:val="None"/>
            <w:lang w:val="en-GB"/>
          </w:rPr>
          <w:t xml:space="preserve">45 female in foods </w:t>
        </w:r>
      </w:ins>
      <w:ins w:id="272" w:author="Furl, Nicholas" w:date="2026-07-01T17:54:00Z" w16du:dateUtc="2026-07-01T16:54:00Z">
        <w:r w:rsidR="00052D73">
          <w:rPr>
            <w:rStyle w:val="None"/>
            <w:lang w:val="en-GB"/>
          </w:rPr>
          <w:t xml:space="preserve">dataset 1, </w:t>
        </w:r>
      </w:ins>
      <w:ins w:id="273" w:author="Furl, Nicholas" w:date="2026-07-01T17:53:00Z" w16du:dateUtc="2026-07-01T16:53:00Z">
        <w:r w:rsidR="00052D73">
          <w:rPr>
            <w:rStyle w:val="None"/>
            <w:lang w:val="en-GB"/>
          </w:rPr>
          <w:t>50 female in vacations dataset 1)</w:t>
        </w:r>
      </w:ins>
      <w:r w:rsidRPr="0084610D">
        <w:rPr>
          <w:rStyle w:val="None"/>
          <w:lang w:val="en-GB"/>
        </w:rPr>
        <w:t xml:space="preserve">. Participants rated 90 images in phase 1 for </w:t>
      </w:r>
      <w:r w:rsidRPr="0084610D">
        <w:rPr>
          <w:rStyle w:val="None"/>
          <w:rFonts w:ascii="Arial Unicode MS" w:hAnsi="Arial Unicode MS"/>
          <w:rtl/>
          <w:lang w:val="en-GB"/>
        </w:rPr>
        <w:t>“</w:t>
      </w:r>
      <w:r w:rsidRPr="0084610D">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(Blechert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were instructed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Facial attractiveness dataset 3, foods dataset 2 and vacations dataset 2</w:t>
      </w:r>
    </w:p>
    <w:p w14:paraId="7A1D2A0C" w14:textId="3D150C4F" w:rsidR="00F7085F" w:rsidRPr="0084610D" w:rsidRDefault="00000000">
      <w:pPr>
        <w:pStyle w:val="BodyA"/>
        <w:spacing w:after="288" w:line="480" w:lineRule="auto"/>
        <w:ind w:firstLine="720"/>
        <w:rPr>
          <w:rStyle w:val="None"/>
          <w:lang w:val="en-GB"/>
        </w:rPr>
      </w:pPr>
      <w:r w:rsidRPr="0084610D">
        <w:rPr>
          <w:rStyle w:val="None"/>
          <w:lang w:val="en-GB"/>
        </w:rPr>
        <w:lastRenderedPageBreak/>
        <w:t>These three datasets were reported in van de Wouw and colleagues (2022) and replicated the higher sampling rates for participants compared to the ground truth benchmark. The studies 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ins w:id="274" w:author="Furl, Nicholas" w:date="2026-07-01T17:33:00Z" w16du:dateUtc="2026-07-01T16:33:00Z">
        <w:r w:rsidR="00681448">
          <w:rPr>
            <w:rStyle w:val="None"/>
            <w:lang w:val="en-GB"/>
          </w:rPr>
          <w:t xml:space="preserve"> (26 female)</w:t>
        </w:r>
      </w:ins>
      <w:r w:rsidRPr="0084610D">
        <w:rPr>
          <w:rStyle w:val="None"/>
          <w:lang w:val="en-GB"/>
        </w:rPr>
        <w:t>, 28 in foods dataset 2</w:t>
      </w:r>
      <w:ins w:id="275" w:author="Furl, Nicholas" w:date="2026-07-01T17:33:00Z" w16du:dateUtc="2026-07-01T16:33:00Z">
        <w:r w:rsidR="00681448">
          <w:rPr>
            <w:rStyle w:val="None"/>
            <w:lang w:val="en-GB"/>
          </w:rPr>
          <w:t xml:space="preserve"> (17 female)</w:t>
        </w:r>
      </w:ins>
      <w:r w:rsidRPr="0084610D">
        <w:rPr>
          <w:rStyle w:val="None"/>
          <w:lang w:val="en-GB"/>
        </w:rPr>
        <w:t>, and 36 in vacations dataset 2</w:t>
      </w:r>
      <w:ins w:id="276" w:author="Furl, Nicholas" w:date="2026-07-01T17:33:00Z" w16du:dateUtc="2026-07-01T16:33:00Z">
        <w:r w:rsidR="00681448">
          <w:rPr>
            <w:rStyle w:val="None"/>
            <w:lang w:val="en-GB"/>
          </w:rPr>
          <w:t xml:space="preserve"> (26 female)</w:t>
        </w:r>
      </w:ins>
      <w:r w:rsidRPr="0084610D">
        <w:rPr>
          <w:rStyle w:val="None"/>
          <w:lang w:val="en-GB"/>
        </w:rPr>
        <w:t xml:space="preserve">. </w:t>
      </w:r>
    </w:p>
    <w:p w14:paraId="484E163B" w14:textId="77777777" w:rsidR="00BE2C87" w:rsidRPr="00BE2C87" w:rsidRDefault="00BE2C87">
      <w:pPr>
        <w:pStyle w:val="BodyA"/>
        <w:spacing w:after="288" w:line="480" w:lineRule="auto"/>
        <w:rPr>
          <w:ins w:id="277" w:author="Furl, Nicholas" w:date="2026-07-02T09:55:00Z"/>
          <w:rFonts w:cs="Arial Unicode MS"/>
          <w:lang w:val="en-GB"/>
          <w14:textOutline w14:w="0" w14:cap="flat" w14:cmpd="sng" w14:algn="ctr">
            <w14:noFill/>
            <w14:prstDash w14:val="solid"/>
            <w14:bevel/>
          </w14:textOutline>
          <w:rPrChange w:id="278" w:author="Furl, Nicholas" w:date="2026-07-02T09:55:00Z" w16du:dateUtc="2026-07-02T08:55:00Z">
            <w:rPr>
              <w:ins w:id="279" w:author="Furl, Nicholas" w:date="2026-07-02T09:55:00Z"/>
              <w:rFonts w:cs="Arial Unicode MS"/>
              <w:b/>
              <w:bCs/>
              <w:lang w:val="en-GB"/>
              <w14:textOutline w14:w="0" w14:cap="flat" w14:cmpd="sng" w14:algn="ctr">
                <w14:noFill/>
                <w14:prstDash w14:val="solid"/>
                <w14:bevel/>
              </w14:textOutline>
            </w:rPr>
          </w:rPrChange>
        </w:rPr>
        <w:pPrChange w:id="280" w:author="Furl, Nicholas" w:date="2026-07-02T09:55:00Z" w16du:dateUtc="2026-07-02T08:55:00Z">
          <w:pPr>
            <w:pStyle w:val="BodyA"/>
            <w:spacing w:after="288" w:line="480" w:lineRule="auto"/>
            <w:ind w:firstLine="720"/>
          </w:pPr>
        </w:pPrChange>
      </w:pPr>
      <w:ins w:id="281" w:author="Furl, Nicholas" w:date="2026-07-02T09:55:00Z">
        <w:r w:rsidRPr="00BE2C87">
          <w:rPr>
            <w:rFonts w:cs="Arial Unicode MS"/>
            <w:lang w:val="en-GB"/>
            <w14:textOutline w14:w="0" w14:cap="flat" w14:cmpd="sng" w14:algn="ctr">
              <w14:noFill/>
              <w14:prstDash w14:val="solid"/>
              <w14:bevel/>
            </w14:textOutline>
            <w:rPrChange w:id="282" w:author="Furl, Nicholas" w:date="2026-07-02T09:55:00Z" w16du:dateUtc="2026-07-02T08:55:00Z">
              <w:rPr>
                <w:rFonts w:cs="Arial Unicode MS"/>
                <w:b/>
                <w:bCs/>
                <w:lang w:val="en-GB"/>
                <w14:textOutline w14:w="0" w14:cap="flat" w14:cmpd="sng" w14:algn="ctr">
                  <w14:noFill/>
                  <w14:prstDash w14:val="solid"/>
                  <w14:bevel/>
                </w14:textOutline>
              </w:rPr>
            </w:rPrChange>
          </w:rPr>
          <w:t>Ground-truth benchmark and Bayesian-model framework</w:t>
        </w:r>
      </w:ins>
    </w:p>
    <w:p w14:paraId="55DB28CB" w14:textId="00175808" w:rsidR="00B1210E" w:rsidRDefault="00BE2C87" w:rsidP="00B1210E">
      <w:pPr>
        <w:pStyle w:val="BodyA"/>
        <w:spacing w:after="288" w:line="480" w:lineRule="auto"/>
        <w:ind w:firstLine="720"/>
        <w:rPr>
          <w:ins w:id="283" w:author="Furl, Nicholas" w:date="2026-07-02T14:38:00Z" w16du:dateUtc="2026-07-02T13:38:00Z"/>
          <w:rFonts w:cs="Arial Unicode MS"/>
          <w14:textOutline w14:w="0" w14:cap="flat" w14:cmpd="sng" w14:algn="ctr">
            <w14:noFill/>
            <w14:prstDash w14:val="solid"/>
            <w14:bevel/>
          </w14:textOutline>
        </w:rPr>
      </w:pPr>
      <w:ins w:id="284" w:author="Furl, Nicholas" w:date="2026-07-02T09:55:00Z">
        <w:r w:rsidRPr="00BE2C87">
          <w:rPr>
            <w:rFonts w:cs="Arial Unicode MS"/>
            <w:lang w:val="en-GB"/>
            <w14:textOutline w14:w="0" w14:cap="flat" w14:cmpd="sng" w14:algn="ctr">
              <w14:noFill/>
              <w14:prstDash w14:val="solid"/>
              <w14:bevel/>
            </w14:textOutline>
          </w:rPr>
          <w:t>The ground-truth benchmark and two of the fitted models</w:t>
        </w:r>
      </w:ins>
      <w:ins w:id="285" w:author="Furl, Nicholas" w:date="2026-07-02T09:56:00Z" w16du:dateUtc="2026-07-02T08:56:00Z">
        <w:r>
          <w:rPr>
            <w:rFonts w:cs="Arial Unicode MS"/>
            <w:lang w:val="en-GB"/>
            <w14:textOutline w14:w="0" w14:cap="flat" w14:cmpd="sng" w14:algn="ctr">
              <w14:noFill/>
              <w14:prstDash w14:val="solid"/>
              <w14:bevel/>
            </w14:textOutline>
          </w:rPr>
          <w:t>,</w:t>
        </w:r>
      </w:ins>
      <w:ins w:id="286" w:author="Furl, Nicholas" w:date="2026-07-02T09:55:00Z">
        <w:r w:rsidRPr="00BE2C87">
          <w:rPr>
            <w:rFonts w:cs="Arial Unicode MS"/>
            <w:lang w:val="en-GB"/>
            <w14:textOutline w14:w="0" w14:cap="flat" w14:cmpd="sng" w14:algn="ctr">
              <w14:noFill/>
              <w14:prstDash w14:val="solid"/>
              <w14:bevel/>
            </w14:textOutline>
          </w:rPr>
          <w:t xml:space="preserve"> the cost</w:t>
        </w:r>
      </w:ins>
      <w:ins w:id="287"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88" w:author="Furl, Nicholas" w:date="2026-07-02T09:55:00Z">
        <w:r w:rsidRPr="00BE2C87">
          <w:rPr>
            <w:rFonts w:cs="Arial Unicode MS"/>
            <w:lang w:val="en-GB"/>
            <w14:textOutline w14:w="0" w14:cap="flat" w14:cmpd="sng" w14:algn="ctr">
              <w14:noFill/>
              <w14:prstDash w14:val="solid"/>
              <w14:bevel/>
            </w14:textOutline>
          </w:rPr>
          <w:t>to</w:t>
        </w:r>
      </w:ins>
      <w:ins w:id="289"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90" w:author="Furl, Nicholas" w:date="2026-07-02T09:55:00Z">
        <w:r w:rsidRPr="00BE2C87">
          <w:rPr>
            <w:rFonts w:cs="Arial Unicode MS"/>
            <w:lang w:val="en-GB"/>
            <w14:textOutline w14:w="0" w14:cap="flat" w14:cmpd="sng" w14:algn="ctr">
              <w14:noFill/>
              <w14:prstDash w14:val="solid"/>
              <w14:bevel/>
            </w14:textOutline>
          </w:rPr>
          <w:t>sample and biased</w:t>
        </w:r>
      </w:ins>
      <w:ins w:id="291"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92" w:author="Furl, Nicholas" w:date="2026-07-02T09:55:00Z">
        <w:r w:rsidRPr="00BE2C87">
          <w:rPr>
            <w:rFonts w:cs="Arial Unicode MS"/>
            <w:lang w:val="en-GB"/>
            <w14:textOutline w14:w="0" w14:cap="flat" w14:cmpd="sng" w14:algn="ctr">
              <w14:noFill/>
              <w14:prstDash w14:val="solid"/>
              <w14:bevel/>
            </w14:textOutline>
          </w:rPr>
          <w:t>prior models</w:t>
        </w:r>
      </w:ins>
      <w:ins w:id="293" w:author="Furl, Nicholas" w:date="2026-07-02T09:56:00Z" w16du:dateUtc="2026-07-02T08:56:00Z">
        <w:r>
          <w:rPr>
            <w:rFonts w:cs="Arial Unicode MS"/>
            <w:lang w:val="en-GB"/>
            <w14:textOutline w14:w="0" w14:cap="flat" w14:cmpd="sng" w14:algn="ctr">
              <w14:noFill/>
              <w14:prstDash w14:val="solid"/>
              <w14:bevel/>
            </w14:textOutline>
          </w:rPr>
          <w:t>,</w:t>
        </w:r>
      </w:ins>
      <w:ins w:id="294" w:author="Furl, Nicholas" w:date="2026-07-02T09:55:00Z">
        <w:r w:rsidRPr="00BE2C87">
          <w:rPr>
            <w:rFonts w:cs="Arial Unicode MS"/>
            <w:lang w:val="en-GB"/>
            <w14:textOutline w14:w="0" w14:cap="flat" w14:cmpd="sng" w14:algn="ctr">
              <w14:noFill/>
              <w14:prstDash w14:val="solid"/>
              <w14:bevel/>
            </w14:textOutline>
          </w:rPr>
          <w:t xml:space="preserve"> share the same general </w:t>
        </w:r>
      </w:ins>
      <w:ins w:id="295" w:author="Furl, Nicholas" w:date="2026-07-02T09:56:00Z" w16du:dateUtc="2026-07-02T08:56:00Z">
        <w:r w:rsidR="003D2650">
          <w:rPr>
            <w:rFonts w:cs="Arial Unicode MS"/>
            <w:lang w:val="en-GB"/>
            <w14:textOutline w14:w="0" w14:cap="flat" w14:cmpd="sng" w14:algn="ctr">
              <w14:noFill/>
              <w14:prstDash w14:val="solid"/>
              <w14:bevel/>
            </w14:textOutline>
          </w:rPr>
          <w:t xml:space="preserve">Bayesian Markov </w:t>
        </w:r>
      </w:ins>
      <w:ins w:id="296" w:author="Furl, Nicholas" w:date="2026-07-02T15:11:00Z" w16du:dateUtc="2026-07-02T14:11:00Z">
        <w:r w:rsidR="0017219F">
          <w:rPr>
            <w:rFonts w:cs="Arial Unicode MS"/>
            <w:lang w:val="en-GB"/>
            <w14:textOutline w14:w="0" w14:cap="flat" w14:cmpd="sng" w14:algn="ctr">
              <w14:noFill/>
              <w14:prstDash w14:val="solid"/>
              <w14:bevel/>
            </w14:textOutline>
          </w:rPr>
          <w:t>d</w:t>
        </w:r>
      </w:ins>
      <w:ins w:id="297" w:author="Furl, Nicholas" w:date="2026-07-02T09:56:00Z" w16du:dateUtc="2026-07-02T08:56:00Z">
        <w:r w:rsidR="003D2650">
          <w:rPr>
            <w:rFonts w:cs="Arial Unicode MS"/>
            <w:lang w:val="en-GB"/>
            <w14:textOutline w14:w="0" w14:cap="flat" w14:cmpd="sng" w14:algn="ctr">
              <w14:noFill/>
              <w14:prstDash w14:val="solid"/>
              <w14:bevel/>
            </w14:textOutline>
          </w:rPr>
          <w:t>ecision</w:t>
        </w:r>
      </w:ins>
      <w:ins w:id="298" w:author="Furl, Nicholas" w:date="2026-07-02T09:55:00Z">
        <w:r w:rsidRPr="00BE2C87">
          <w:rPr>
            <w:rFonts w:cs="Arial Unicode MS"/>
            <w:lang w:val="en-GB"/>
            <w14:textOutline w14:w="0" w14:cap="flat" w14:cmpd="sng" w14:algn="ctr">
              <w14:noFill/>
              <w14:prstDash w14:val="solid"/>
              <w14:bevel/>
            </w14:textOutline>
          </w:rPr>
          <w:t xml:space="preserve"> framework. </w:t>
        </w:r>
      </w:ins>
      <w:ins w:id="299" w:author="Furl, Nicholas" w:date="2026-07-02T14:21:00Z" w16du:dateUtc="2026-07-02T13:21:00Z">
        <w:r w:rsidR="004D37BB">
          <w:rPr>
            <w:rFonts w:cs="Arial Unicode MS"/>
            <w14:textOutline w14:w="0" w14:cap="flat" w14:cmpd="sng" w14:algn="ctr">
              <w14:noFill/>
              <w14:prstDash w14:val="solid"/>
              <w14:bevel/>
            </w14:textOutline>
          </w:rPr>
          <w:t>W</w:t>
        </w:r>
      </w:ins>
      <w:ins w:id="300" w:author="Furl, Nicholas" w:date="2026-07-02T14:21:00Z">
        <w:r w:rsidR="004D37BB" w:rsidRPr="004D37BB">
          <w:rPr>
            <w:rFonts w:cs="Arial Unicode MS"/>
            <w14:textOutline w14:w="0" w14:cap="flat" w14:cmpd="sng" w14:algn="ctr">
              <w14:noFill/>
              <w14:prstDash w14:val="solid"/>
              <w14:bevel/>
            </w14:textOutline>
          </w:rPr>
          <w:t xml:space="preserve">e </w:t>
        </w:r>
      </w:ins>
      <w:ins w:id="301" w:author="Furl, Nicholas" w:date="2026-07-02T14:21:00Z" w16du:dateUtc="2026-07-02T13:21:00Z">
        <w:r w:rsidR="004D37BB">
          <w:rPr>
            <w:rFonts w:cs="Arial Unicode MS"/>
            <w14:textOutline w14:w="0" w14:cap="flat" w14:cmpd="sng" w14:algn="ctr">
              <w14:noFill/>
              <w14:prstDash w14:val="solid"/>
              <w14:bevel/>
            </w14:textOutline>
          </w:rPr>
          <w:t>define</w:t>
        </w:r>
      </w:ins>
      <w:ins w:id="302" w:author="Furl, Nicholas" w:date="2026-07-02T14:21:00Z">
        <w:r w:rsidR="004D37BB" w:rsidRPr="004D37BB">
          <w:rPr>
            <w:rFonts w:cs="Arial Unicode MS"/>
            <w14:textOutline w14:w="0" w14:cap="flat" w14:cmpd="sng" w14:algn="ctr">
              <w14:noFill/>
              <w14:prstDash w14:val="solid"/>
              <w14:bevel/>
            </w14:textOutline>
          </w:rPr>
          <w:t xml:space="preserve"> three distributions that are used </w:t>
        </w:r>
      </w:ins>
      <w:ins w:id="303" w:author="Furl, Nicholas" w:date="2026-07-02T14:22:00Z" w16du:dateUtc="2026-07-02T13:22:00Z">
        <w:r w:rsidR="004D37BB">
          <w:rPr>
            <w:rFonts w:cs="Arial Unicode MS"/>
            <w14:textOutline w14:w="0" w14:cap="flat" w14:cmpd="sng" w14:algn="ctr">
              <w14:noFill/>
              <w14:prstDash w14:val="solid"/>
              <w14:bevel/>
            </w14:textOutline>
          </w:rPr>
          <w:t>in the process of modelling</w:t>
        </w:r>
      </w:ins>
      <w:ins w:id="304" w:author="Furl, Nicholas" w:date="2026-07-02T14:21:00Z">
        <w:r w:rsidR="004D37BB" w:rsidRPr="004D37BB">
          <w:rPr>
            <w:rFonts w:cs="Arial Unicode MS"/>
            <w14:textOutline w14:w="0" w14:cap="flat" w14:cmpd="sng" w14:algn="ctr">
              <w14:noFill/>
              <w14:prstDash w14:val="solid"/>
              <w14:bevel/>
            </w14:textOutline>
          </w:rPr>
          <w:t xml:space="preserve">. First, the </w:t>
        </w:r>
        <w:r w:rsidR="004D37BB" w:rsidRPr="004D37BB">
          <w:rPr>
            <w:rFonts w:cs="Arial Unicode MS"/>
            <w14:textOutline w14:w="0" w14:cap="flat" w14:cmpd="sng" w14:algn="ctr">
              <w14:noFill/>
              <w14:prstDash w14:val="solid"/>
              <w14:bevel/>
            </w14:textOutline>
            <w:rPrChange w:id="305" w:author="Furl, Nicholas" w:date="2026-07-02T14:22:00Z" w16du:dateUtc="2026-07-02T13:22:00Z">
              <w:rPr>
                <w:rFonts w:cs="Arial Unicode MS"/>
                <w:b/>
                <w:bCs/>
                <w14:textOutline w14:w="0" w14:cap="flat" w14:cmpd="sng" w14:algn="ctr">
                  <w14:noFill/>
                  <w14:prstDash w14:val="solid"/>
                  <w14:bevel/>
                </w14:textOutline>
              </w:rPr>
            </w:rPrChange>
          </w:rPr>
          <w:t>empirical rating distribution</w:t>
        </w:r>
        <w:r w:rsidR="004D37BB" w:rsidRPr="004D37BB">
          <w:rPr>
            <w:rFonts w:cs="Arial Unicode MS"/>
            <w14:textOutline w14:w="0" w14:cap="flat" w14:cmpd="sng" w14:algn="ctr">
              <w14:noFill/>
              <w14:prstDash w14:val="solid"/>
              <w14:bevel/>
            </w14:textOutline>
          </w:rPr>
          <w:t xml:space="preserve"> is the distribution of subjective values obtained from a participant’s phase 1 ratings. Second, the </w:t>
        </w:r>
        <w:r w:rsidR="004D37BB" w:rsidRPr="004D37BB">
          <w:rPr>
            <w:rFonts w:cs="Arial Unicode MS"/>
            <w14:textOutline w14:w="0" w14:cap="flat" w14:cmpd="sng" w14:algn="ctr">
              <w14:noFill/>
              <w14:prstDash w14:val="solid"/>
              <w14:bevel/>
            </w14:textOutline>
            <w:rPrChange w:id="306" w:author="Furl, Nicholas" w:date="2026-07-02T14:22:00Z" w16du:dateUtc="2026-07-02T13:22:00Z">
              <w:rPr>
                <w:rFonts w:cs="Arial Unicode MS"/>
                <w:b/>
                <w:bCs/>
                <w14:textOutline w14:w="0" w14:cap="flat" w14:cmpd="sng" w14:algn="ctr">
                  <w14:noFill/>
                  <w14:prstDash w14:val="solid"/>
                  <w14:bevel/>
                </w14:textOutline>
              </w:rPr>
            </w:rPrChange>
          </w:rPr>
          <w:t>initial prior belief</w:t>
        </w:r>
        <w:r w:rsidR="004D37BB" w:rsidRPr="004D37BB">
          <w:rPr>
            <w:rFonts w:cs="Arial Unicode MS"/>
            <w14:textOutline w14:w="0" w14:cap="flat" w14:cmpd="sng" w14:algn="ctr">
              <w14:noFill/>
              <w14:prstDash w14:val="solid"/>
              <w14:bevel/>
            </w14:textOutline>
          </w:rPr>
          <w:t xml:space="preserve"> is the model’s belief about option values before a sequence beg</w:t>
        </w:r>
      </w:ins>
      <w:ins w:id="307" w:author="Furl, Nicholas" w:date="2026-07-02T15:11:00Z" w16du:dateUtc="2026-07-02T14:11:00Z">
        <w:r w:rsidR="005E06FC">
          <w:rPr>
            <w:rFonts w:cs="Arial Unicode MS"/>
            <w14:textOutline w14:w="0" w14:cap="flat" w14:cmpd="sng" w14:algn="ctr">
              <w14:noFill/>
              <w14:prstDash w14:val="solid"/>
              <w14:bevel/>
            </w14:textOutline>
          </w:rPr>
          <w:t>i</w:t>
        </w:r>
      </w:ins>
      <w:ins w:id="308" w:author="Furl, Nicholas" w:date="2026-07-02T14:21:00Z">
        <w:r w:rsidR="004D37BB" w:rsidRPr="004D37BB">
          <w:rPr>
            <w:rFonts w:cs="Arial Unicode MS"/>
            <w14:textOutline w14:w="0" w14:cap="flat" w14:cmpd="sng" w14:algn="ctr">
              <w14:noFill/>
              <w14:prstDash w14:val="solid"/>
              <w14:bevel/>
            </w14:textOutline>
          </w:rPr>
          <w:t>n</w:t>
        </w:r>
      </w:ins>
      <w:ins w:id="309" w:author="Furl, Nicholas" w:date="2026-07-02T15:11:00Z" w16du:dateUtc="2026-07-02T14:11:00Z">
        <w:r w:rsidR="005E06FC">
          <w:rPr>
            <w:rFonts w:cs="Arial Unicode MS"/>
            <w14:textOutline w14:w="0" w14:cap="flat" w14:cmpd="sng" w14:algn="ctr">
              <w14:noFill/>
              <w14:prstDash w14:val="solid"/>
              <w14:bevel/>
            </w14:textOutline>
          </w:rPr>
          <w:t>s</w:t>
        </w:r>
      </w:ins>
      <w:ins w:id="310" w:author="Furl, Nicholas" w:date="2026-07-02T14:21:00Z">
        <w:r w:rsidR="004D37BB" w:rsidRPr="004D37BB">
          <w:rPr>
            <w:rFonts w:cs="Arial Unicode MS"/>
            <w14:textOutline w14:w="0" w14:cap="flat" w14:cmpd="sng" w14:algn="ctr">
              <w14:noFill/>
              <w14:prstDash w14:val="solid"/>
              <w14:bevel/>
            </w14:textOutline>
          </w:rPr>
          <w:t xml:space="preserve">. Third, the </w:t>
        </w:r>
        <w:r w:rsidR="004D37BB" w:rsidRPr="004D37BB">
          <w:rPr>
            <w:rFonts w:cs="Arial Unicode MS"/>
            <w14:textOutline w14:w="0" w14:cap="flat" w14:cmpd="sng" w14:algn="ctr">
              <w14:noFill/>
              <w14:prstDash w14:val="solid"/>
              <w14:bevel/>
            </w14:textOutline>
            <w:rPrChange w:id="311" w:author="Furl, Nicholas" w:date="2026-07-02T14:22:00Z" w16du:dateUtc="2026-07-02T13:22:00Z">
              <w:rPr>
                <w:rFonts w:cs="Arial Unicode MS"/>
                <w:b/>
                <w:bCs/>
                <w14:textOutline w14:w="0" w14:cap="flat" w14:cmpd="sng" w14:algn="ctr">
                  <w14:noFill/>
                  <w14:prstDash w14:val="solid"/>
                  <w14:bevel/>
                </w14:textOutline>
              </w:rPr>
            </w:rPrChange>
          </w:rPr>
          <w:t>current predictive distribution</w:t>
        </w:r>
        <w:r w:rsidR="004D37BB" w:rsidRPr="004D37BB">
          <w:rPr>
            <w:rFonts w:cs="Arial Unicode MS"/>
            <w14:textOutline w14:w="0" w14:cap="flat" w14:cmpd="sng" w14:algn="ctr">
              <w14:noFill/>
              <w14:prstDash w14:val="solid"/>
              <w14:bevel/>
            </w14:textOutline>
          </w:rPr>
          <w:t xml:space="preserve"> is the model’s belief about possible future option values at a particular point within a sequence. </w:t>
        </w:r>
      </w:ins>
      <w:ins w:id="312" w:author="Furl, Nicholas" w:date="2026-07-02T14:26:00Z" w16du:dateUtc="2026-07-02T13:26:00Z">
        <w:r w:rsidR="00F35C97" w:rsidRPr="004D37BB">
          <w:rPr>
            <w:rFonts w:cs="Arial Unicode MS"/>
            <w14:textOutline w14:w="0" w14:cap="flat" w14:cmpd="sng" w14:algn="ctr">
              <w14:noFill/>
              <w14:prstDash w14:val="solid"/>
              <w14:bevel/>
            </w14:textOutline>
          </w:rPr>
          <w:t>At the start of a sequence, this predictive distribution is based on the initial prior belief.</w:t>
        </w:r>
        <w:r w:rsidR="00F35C97" w:rsidRPr="004D37BB">
          <w:rPr>
            <w:rFonts w:cs="Arial Unicode MS"/>
            <w:lang w:val="en-GB"/>
            <w14:textOutline w14:w="0" w14:cap="flat" w14:cmpd="sng" w14:algn="ctr">
              <w14:noFill/>
              <w14:prstDash w14:val="solid"/>
              <w14:bevel/>
            </w14:textOutline>
          </w:rPr>
          <w:t xml:space="preserve"> </w:t>
        </w:r>
      </w:ins>
      <w:ins w:id="313" w:author="Furl, Nicholas" w:date="2026-07-02T14:26:00Z">
        <w:r w:rsidR="00F35C97" w:rsidRPr="00F35C97">
          <w:rPr>
            <w:rFonts w:cs="Arial Unicode MS"/>
            <w14:textOutline w14:w="0" w14:cap="flat" w14:cmpd="sng" w14:algn="ctr">
              <w14:noFill/>
              <w14:prstDash w14:val="solid"/>
              <w14:bevel/>
            </w14:textOutline>
          </w:rPr>
          <w:t xml:space="preserve">As </w:t>
        </w:r>
      </w:ins>
      <w:ins w:id="314" w:author="Furl, Nicholas" w:date="2026-07-02T14:27:00Z" w16du:dateUtc="2026-07-02T13:27:00Z">
        <w:r w:rsidR="00F35C97">
          <w:rPr>
            <w:rFonts w:cs="Arial Unicode MS"/>
            <w14:textOutline w14:w="0" w14:cap="flat" w14:cmpd="sng" w14:algn="ctr">
              <w14:noFill/>
              <w14:prstDash w14:val="solid"/>
              <w14:bevel/>
            </w14:textOutline>
          </w:rPr>
          <w:t xml:space="preserve">new </w:t>
        </w:r>
      </w:ins>
      <w:ins w:id="315" w:author="Furl, Nicholas" w:date="2026-07-02T14:26:00Z">
        <w:r w:rsidR="00F35C97" w:rsidRPr="00F35C97">
          <w:rPr>
            <w:rFonts w:cs="Arial Unicode MS"/>
            <w14:textOutline w14:w="0" w14:cap="flat" w14:cmpd="sng" w14:algn="ctr">
              <w14:noFill/>
              <w14:prstDash w14:val="solid"/>
              <w14:bevel/>
            </w14:textOutline>
          </w:rPr>
          <w:t xml:space="preserve">options </w:t>
        </w:r>
      </w:ins>
      <w:ins w:id="316" w:author="Furl, Nicholas" w:date="2026-07-02T14:27:00Z" w16du:dateUtc="2026-07-02T13:27:00Z">
        <w:r w:rsidR="00F35C97">
          <w:rPr>
            <w:rFonts w:cs="Arial Unicode MS"/>
            <w14:textOutline w14:w="0" w14:cap="flat" w14:cmpd="sng" w14:algn="ctr">
              <w14:noFill/>
              <w14:prstDash w14:val="solid"/>
              <w14:bevel/>
            </w14:textOutline>
          </w:rPr>
          <w:t xml:space="preserve">in each sequence </w:t>
        </w:r>
      </w:ins>
      <w:ins w:id="317" w:author="Furl, Nicholas" w:date="2026-07-02T14:26:00Z">
        <w:r w:rsidR="00F35C97" w:rsidRPr="00F35C97">
          <w:rPr>
            <w:rFonts w:cs="Arial Unicode MS"/>
            <w14:textOutline w14:w="0" w14:cap="flat" w14:cmpd="sng" w14:algn="ctr">
              <w14:noFill/>
              <w14:prstDash w14:val="solid"/>
              <w14:bevel/>
            </w14:textOutline>
          </w:rPr>
          <w:t>are encountered, the Bayesian models can update this belief, so that later decisions can be based on a posterior predictive distribution conditioned on the values already observed.</w:t>
        </w:r>
      </w:ins>
      <w:ins w:id="318" w:author="Furl, Nicholas" w:date="2026-07-02T14:27:00Z" w16du:dateUtc="2026-07-02T13:27:00Z">
        <w:r w:rsidR="00247F80">
          <w:rPr>
            <w:rFonts w:cs="Arial Unicode MS"/>
            <w14:textOutline w14:w="0" w14:cap="flat" w14:cmpd="sng" w14:algn="ctr">
              <w14:noFill/>
              <w14:prstDash w14:val="solid"/>
              <w14:bevel/>
            </w14:textOutline>
          </w:rPr>
          <w:t xml:space="preserve"> </w:t>
        </w:r>
      </w:ins>
      <w:ins w:id="319" w:author="Furl, Nicholas" w:date="2026-07-02T15:12:00Z" w16du:dateUtc="2026-07-02T14:12:00Z">
        <w:r w:rsidR="005E06FC" w:rsidRPr="005E06FC">
          <w:rPr>
            <w:rFonts w:cs="Arial Unicode MS"/>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ins>
    </w:p>
    <w:p w14:paraId="76B7B676" w14:textId="7B50BE97" w:rsidR="00BE2C87" w:rsidRPr="00247F80" w:rsidRDefault="00B1210E" w:rsidP="00247F80">
      <w:pPr>
        <w:pStyle w:val="BodyA"/>
        <w:spacing w:after="288" w:line="480" w:lineRule="auto"/>
        <w:ind w:firstLine="720"/>
        <w:rPr>
          <w:ins w:id="320" w:author="Furl, Nicholas" w:date="2026-07-02T09:55:00Z"/>
          <w:rFonts w:cs="Arial Unicode MS"/>
          <w14:textOutline w14:w="0" w14:cap="flat" w14:cmpd="sng" w14:algn="ctr">
            <w14:noFill/>
            <w14:prstDash w14:val="solid"/>
            <w14:bevel/>
          </w14:textOutline>
          <w:rPrChange w:id="321" w:author="Furl, Nicholas" w:date="2026-07-02T14:27:00Z" w16du:dateUtc="2026-07-02T13:27:00Z">
            <w:rPr>
              <w:ins w:id="322" w:author="Furl, Nicholas" w:date="2026-07-02T09:55:00Z"/>
              <w:rFonts w:cs="Arial Unicode MS"/>
              <w:lang w:val="en-GB"/>
              <w14:textOutline w14:w="0" w14:cap="flat" w14:cmpd="sng" w14:algn="ctr">
                <w14:noFill/>
                <w14:prstDash w14:val="solid"/>
                <w14:bevel/>
              </w14:textOutline>
            </w:rPr>
          </w:rPrChange>
        </w:rPr>
      </w:pPr>
      <w:ins w:id="323" w:author="Furl, Nicholas" w:date="2026-07-02T14:47:00Z" w16du:dateUtc="2026-07-02T13:47:00Z">
        <w:r>
          <w:rPr>
            <w:rFonts w:cs="Arial Unicode MS"/>
            <w:lang w:val="en-GB"/>
            <w14:textOutline w14:w="0" w14:cap="flat" w14:cmpd="sng" w14:algn="ctr">
              <w14:noFill/>
              <w14:prstDash w14:val="solid"/>
              <w14:bevel/>
            </w14:textOutline>
          </w:rPr>
          <w:t>To enact this decision policy a</w:t>
        </w:r>
      </w:ins>
      <w:ins w:id="324" w:author="Furl, Nicholas" w:date="2026-07-02T09:55:00Z">
        <w:r w:rsidR="00BE2C87" w:rsidRPr="00BE2C87">
          <w:rPr>
            <w:rFonts w:cs="Arial Unicode MS"/>
            <w:lang w:val="en-GB"/>
            <w14:textOutline w14:w="0" w14:cap="flat" w14:cmpd="sng" w14:algn="ctr">
              <w14:noFill/>
              <w14:prstDash w14:val="solid"/>
              <w14:bevel/>
            </w14:textOutline>
          </w:rPr>
          <w:t>t each sequence position, the agent compare</w:t>
        </w:r>
      </w:ins>
      <w:ins w:id="325" w:author="Furl, Nicholas" w:date="2026-07-02T13:49:00Z" w16du:dateUtc="2026-07-02T12:49:00Z">
        <w:r w:rsidR="00DF5C5E">
          <w:rPr>
            <w:rFonts w:cs="Arial Unicode MS"/>
            <w:lang w:val="en-GB"/>
            <w14:textOutline w14:w="0" w14:cap="flat" w14:cmpd="sng" w14:algn="ctr">
              <w14:noFill/>
              <w14:prstDash w14:val="solid"/>
              <w14:bevel/>
            </w14:textOutline>
          </w:rPr>
          <w:t>s</w:t>
        </w:r>
      </w:ins>
      <w:ins w:id="326" w:author="Furl, Nicholas" w:date="2026-07-02T09:55:00Z">
        <w:r w:rsidR="00BE2C87" w:rsidRPr="00BE2C87">
          <w:rPr>
            <w:rFonts w:cs="Arial Unicode MS"/>
            <w:lang w:val="en-GB"/>
            <w14:textOutline w14:w="0" w14:cap="flat" w14:cmpd="sng" w14:algn="ctr">
              <w14:noFill/>
              <w14:prstDash w14:val="solid"/>
              <w14:bevel/>
            </w14:textOutline>
          </w:rPr>
          <w:t xml:space="preserve"> two action values: the value of </w:t>
        </w:r>
      </w:ins>
      <w:ins w:id="327" w:author="Furl, Nicholas" w:date="2026-07-02T09:56:00Z" w16du:dateUtc="2026-07-02T08:56:00Z">
        <w:r w:rsidR="0033058A">
          <w:rPr>
            <w:rFonts w:cs="Arial Unicode MS"/>
            <w:lang w:val="en-GB"/>
            <w14:textOutline w14:w="0" w14:cap="flat" w14:cmpd="sng" w14:algn="ctr">
              <w14:noFill/>
              <w14:prstDash w14:val="solid"/>
              <w14:bevel/>
            </w14:textOutline>
          </w:rPr>
          <w:t>taking</w:t>
        </w:r>
      </w:ins>
      <w:ins w:id="328" w:author="Furl, Nicholas" w:date="2026-07-02T09:55:00Z">
        <w:r w:rsidR="00BE2C87" w:rsidRPr="00BE2C87">
          <w:rPr>
            <w:rFonts w:cs="Arial Unicode MS"/>
            <w:lang w:val="en-GB"/>
            <w14:textOutline w14:w="0" w14:cap="flat" w14:cmpd="sng" w14:algn="ctr">
              <w14:noFill/>
              <w14:prstDash w14:val="solid"/>
              <w14:bevel/>
            </w14:textOutline>
          </w:rPr>
          <w:t xml:space="preserve"> the current option and ending the search </w:t>
        </w:r>
      </w:ins>
      <w:ins w:id="329" w:author="Furl, Nicholas" w:date="2026-07-02T13:49:00Z" w16du:dateUtc="2026-07-02T12:49:00Z">
        <w:r w:rsidR="00DF5C5E">
          <w:rPr>
            <w:rFonts w:cs="Arial Unicode MS"/>
            <w:lang w:val="en-GB"/>
            <w14:textOutline w14:w="0" w14:cap="flat" w14:cmpd="sng" w14:algn="ctr">
              <w14:noFill/>
              <w14:prstDash w14:val="solid"/>
              <w14:bevel/>
            </w14:textOutline>
          </w:rPr>
          <w:t>versus</w:t>
        </w:r>
      </w:ins>
      <w:ins w:id="330" w:author="Furl, Nicholas" w:date="2026-07-02T09:55:00Z">
        <w:r w:rsidR="00BE2C87" w:rsidRPr="00BE2C87">
          <w:rPr>
            <w:rFonts w:cs="Arial Unicode MS"/>
            <w:lang w:val="en-GB"/>
            <w14:textOutline w14:w="0" w14:cap="flat" w14:cmpd="sng" w14:algn="ctr">
              <w14:noFill/>
              <w14:prstDash w14:val="solid"/>
              <w14:bevel/>
            </w14:textOutline>
          </w:rPr>
          <w:t xml:space="preserve"> the value of </w:t>
        </w:r>
      </w:ins>
      <w:ins w:id="331" w:author="Furl, Nicholas" w:date="2026-07-02T09:57:00Z" w16du:dateUtc="2026-07-02T08:57:00Z">
        <w:r w:rsidR="0033058A">
          <w:rPr>
            <w:rFonts w:cs="Arial Unicode MS"/>
            <w:lang w:val="en-GB"/>
            <w14:textOutline w14:w="0" w14:cap="flat" w14:cmpd="sng" w14:algn="ctr">
              <w14:noFill/>
              <w14:prstDash w14:val="solid"/>
              <w14:bevel/>
            </w14:textOutline>
          </w:rPr>
          <w:t>declining</w:t>
        </w:r>
      </w:ins>
      <w:ins w:id="332" w:author="Furl, Nicholas" w:date="2026-07-02T09:55:00Z">
        <w:r w:rsidR="00BE2C87" w:rsidRPr="00BE2C87">
          <w:rPr>
            <w:rFonts w:cs="Arial Unicode MS"/>
            <w:lang w:val="en-GB"/>
            <w14:textOutline w14:w="0" w14:cap="flat" w14:cmpd="sng" w14:algn="ctr">
              <w14:noFill/>
              <w14:prstDash w14:val="solid"/>
              <w14:bevel/>
            </w14:textOutline>
          </w:rPr>
          <w:t xml:space="preserve"> the current option and sampling again. </w:t>
        </w:r>
      </w:ins>
      <w:ins w:id="333" w:author="Furl, Nicholas" w:date="2026-07-02T13:50:00Z" w16du:dateUtc="2026-07-02T12:50:00Z">
        <w:r w:rsidR="00DF5C5E">
          <w:rPr>
            <w:rFonts w:cs="Arial Unicode MS"/>
            <w:lang w:val="en-GB"/>
            <w14:textOutline w14:w="0" w14:cap="flat" w14:cmpd="sng" w14:algn="ctr">
              <w14:noFill/>
              <w14:prstDash w14:val="solid"/>
              <w14:bevel/>
            </w14:textOutline>
          </w:rPr>
          <w:t>T</w:t>
        </w:r>
      </w:ins>
      <w:ins w:id="334" w:author="Furl, Nicholas" w:date="2026-07-02T09:55:00Z">
        <w:r w:rsidR="00BE2C87" w:rsidRPr="00BE2C87">
          <w:rPr>
            <w:rFonts w:cs="Arial Unicode MS"/>
            <w:lang w:val="en-GB"/>
            <w14:textOutline w14:w="0" w14:cap="flat" w14:cmpd="sng" w14:algn="ctr">
              <w14:noFill/>
              <w14:prstDash w14:val="solid"/>
              <w14:bevel/>
            </w14:textOutline>
          </w:rPr>
          <w:t xml:space="preserve">he value of </w:t>
        </w:r>
      </w:ins>
      <w:ins w:id="335" w:author="Furl, Nicholas" w:date="2026-07-02T09:57:00Z" w16du:dateUtc="2026-07-02T08:57:00Z">
        <w:r w:rsidR="0033058A">
          <w:rPr>
            <w:rFonts w:cs="Arial Unicode MS"/>
            <w:lang w:val="en-GB"/>
            <w14:textOutline w14:w="0" w14:cap="flat" w14:cmpd="sng" w14:algn="ctr">
              <w14:noFill/>
              <w14:prstDash w14:val="solid"/>
              <w14:bevel/>
            </w14:textOutline>
          </w:rPr>
          <w:t>taking</w:t>
        </w:r>
      </w:ins>
      <w:ins w:id="336" w:author="Furl, Nicholas" w:date="2026-07-02T09:55:00Z">
        <w:r w:rsidR="00BE2C87" w:rsidRPr="00BE2C87">
          <w:rPr>
            <w:rFonts w:cs="Arial Unicode MS"/>
            <w:lang w:val="en-GB"/>
            <w14:textOutline w14:w="0" w14:cap="flat" w14:cmpd="sng" w14:algn="ctr">
              <w14:noFill/>
              <w14:prstDash w14:val="solid"/>
              <w14:bevel/>
            </w14:textOutline>
          </w:rPr>
          <w:t xml:space="preserve"> depend</w:t>
        </w:r>
      </w:ins>
      <w:ins w:id="337" w:author="Furl, Nicholas" w:date="2026-07-02T15:12:00Z" w16du:dateUtc="2026-07-02T14:12:00Z">
        <w:r w:rsidR="00B80990">
          <w:rPr>
            <w:rFonts w:cs="Arial Unicode MS"/>
            <w:lang w:val="en-GB"/>
            <w14:textOutline w14:w="0" w14:cap="flat" w14:cmpd="sng" w14:algn="ctr">
              <w14:noFill/>
              <w14:prstDash w14:val="solid"/>
              <w14:bevel/>
            </w14:textOutline>
          </w:rPr>
          <w:t>s</w:t>
        </w:r>
      </w:ins>
      <w:ins w:id="338" w:author="Furl, Nicholas" w:date="2026-07-02T09:55:00Z">
        <w:r w:rsidR="00BE2C87" w:rsidRPr="00BE2C87">
          <w:rPr>
            <w:rFonts w:cs="Arial Unicode MS"/>
            <w:lang w:val="en-GB"/>
            <w14:textOutline w14:w="0" w14:cap="flat" w14:cmpd="sng" w14:algn="ctr">
              <w14:noFill/>
              <w14:prstDash w14:val="solid"/>
              <w14:bevel/>
            </w14:textOutline>
          </w:rPr>
          <w:t xml:space="preserve"> on the current option’s value. The value of sampling again depend</w:t>
        </w:r>
      </w:ins>
      <w:ins w:id="339" w:author="Furl, Nicholas" w:date="2026-07-02T13:50:00Z" w16du:dateUtc="2026-07-02T12:50:00Z">
        <w:r w:rsidR="00DF5C5E">
          <w:rPr>
            <w:rFonts w:cs="Arial Unicode MS"/>
            <w:lang w:val="en-GB"/>
            <w14:textOutline w14:w="0" w14:cap="flat" w14:cmpd="sng" w14:algn="ctr">
              <w14:noFill/>
              <w14:prstDash w14:val="solid"/>
              <w14:bevel/>
            </w14:textOutline>
          </w:rPr>
          <w:t>s</w:t>
        </w:r>
      </w:ins>
      <w:ins w:id="340" w:author="Furl, Nicholas" w:date="2026-07-02T09:55:00Z">
        <w:r w:rsidR="00BE2C87" w:rsidRPr="00BE2C87">
          <w:rPr>
            <w:rFonts w:cs="Arial Unicode MS"/>
            <w:lang w:val="en-GB"/>
            <w14:textOutline w14:w="0" w14:cap="flat" w14:cmpd="sng" w14:algn="ctr">
              <w14:noFill/>
              <w14:prstDash w14:val="solid"/>
              <w14:bevel/>
            </w14:textOutline>
          </w:rPr>
          <w:t xml:space="preserve"> on the expected value of future options, given the </w:t>
        </w:r>
      </w:ins>
      <w:ins w:id="341" w:author="Furl, Nicholas" w:date="2026-07-02T13:50:00Z" w16du:dateUtc="2026-07-02T12:50:00Z">
        <w:r w:rsidR="00DF5C5E" w:rsidRPr="00BE2C87">
          <w:rPr>
            <w:rFonts w:cs="Arial Unicode MS"/>
            <w:lang w:val="en-GB"/>
            <w14:textOutline w14:w="0" w14:cap="flat" w14:cmpd="sng" w14:algn="ctr">
              <w14:noFill/>
              <w14:prstDash w14:val="solid"/>
              <w14:bevel/>
            </w14:textOutline>
          </w:rPr>
          <w:t xml:space="preserve">number of </w:t>
        </w:r>
        <w:r w:rsidR="00DF5C5E" w:rsidRPr="00BE2C87">
          <w:rPr>
            <w:rFonts w:cs="Arial Unicode MS"/>
            <w:lang w:val="en-GB"/>
            <w14:textOutline w14:w="0" w14:cap="flat" w14:cmpd="sng" w14:algn="ctr">
              <w14:noFill/>
              <w14:prstDash w14:val="solid"/>
              <w14:bevel/>
            </w14:textOutline>
          </w:rPr>
          <w:lastRenderedPageBreak/>
          <w:t xml:space="preserve">options remaining </w:t>
        </w:r>
        <w:r w:rsidR="00DF5C5E">
          <w:rPr>
            <w:rFonts w:cs="Arial Unicode MS"/>
            <w:lang w:val="en-GB"/>
            <w14:textOutline w14:w="0" w14:cap="flat" w14:cmpd="sng" w14:algn="ctr">
              <w14:noFill/>
              <w14:prstDash w14:val="solid"/>
              <w14:bevel/>
            </w14:textOutline>
          </w:rPr>
          <w:t xml:space="preserve">and the </w:t>
        </w:r>
      </w:ins>
      <w:ins w:id="342" w:author="Furl, Nicholas" w:date="2026-07-02T09:55:00Z">
        <w:r w:rsidR="00BE2C87" w:rsidRPr="00BE2C87">
          <w:rPr>
            <w:rFonts w:cs="Arial Unicode MS"/>
            <w:lang w:val="en-GB"/>
            <w14:textOutline w14:w="0" w14:cap="flat" w14:cmpd="sng" w14:algn="ctr">
              <w14:noFill/>
              <w14:prstDash w14:val="solid"/>
              <w14:bevel/>
            </w14:textOutline>
          </w:rPr>
          <w:t>agent’s current belief about the distribution from which option values were drawn.</w:t>
        </w:r>
      </w:ins>
    </w:p>
    <w:p w14:paraId="00DFD5B1" w14:textId="3BD569D4" w:rsidR="00BE2C87" w:rsidRPr="00BE2C87" w:rsidRDefault="00BE2C87" w:rsidP="00BE2C87">
      <w:pPr>
        <w:pStyle w:val="BodyA"/>
        <w:spacing w:after="288" w:line="480" w:lineRule="auto"/>
        <w:ind w:firstLine="720"/>
        <w:rPr>
          <w:ins w:id="343" w:author="Furl, Nicholas" w:date="2026-07-02T09:55:00Z"/>
          <w:rFonts w:cs="Arial Unicode MS"/>
          <w:lang w:val="en-GB"/>
          <w14:textOutline w14:w="0" w14:cap="flat" w14:cmpd="sng" w14:algn="ctr">
            <w14:noFill/>
            <w14:prstDash w14:val="solid"/>
            <w14:bevel/>
          </w14:textOutline>
        </w:rPr>
      </w:pPr>
      <w:ins w:id="344" w:author="Furl, Nicholas" w:date="2026-07-02T09:55:00Z">
        <w:r w:rsidRPr="00BE2C87">
          <w:rPr>
            <w:rFonts w:cs="Arial Unicode MS"/>
            <w:lang w:val="en-GB"/>
            <w14:textOutline w14:w="0" w14:cap="flat" w14:cmpd="sng" w14:algn="ctr">
              <w14:noFill/>
              <w14:prstDash w14:val="solid"/>
              <w14:bevel/>
            </w14:textOutline>
          </w:rPr>
          <w:t xml:space="preserve">Let </w:t>
        </w:r>
      </w:ins>
      <m:oMath>
        <m:r>
          <w:ins w:id="345" w:author="Furl, Nicholas" w:date="2026-07-02T09:55:00Z">
            <w:rPr>
              <w:rFonts w:ascii="Cambria Math" w:hAnsi="Cambria Math" w:cs="Arial Unicode MS"/>
              <w:lang w:val="en-GB"/>
              <w14:textOutline w14:w="0" w14:cap="flat" w14:cmpd="sng" w14:algn="ctr">
                <w14:noFill/>
                <w14:prstDash w14:val="solid"/>
                <w14:bevel/>
              </w14:textOutline>
            </w:rPr>
            <m:t>t</m:t>
          </w:ins>
        </m:r>
      </m:oMath>
      <w:ins w:id="346" w:author="Furl, Nicholas" w:date="2026-07-02T09:58:00Z" w16du:dateUtc="2026-07-02T08:58:00Z">
        <w:r w:rsidR="0048770C">
          <w:rPr>
            <w:rFonts w:cs="Arial Unicode MS"/>
            <w:lang w:val="en-GB"/>
            <w14:textOutline w14:w="0" w14:cap="flat" w14:cmpd="sng" w14:algn="ctr">
              <w14:noFill/>
              <w14:prstDash w14:val="solid"/>
              <w14:bevel/>
            </w14:textOutline>
          </w:rPr>
          <w:t xml:space="preserve"> </w:t>
        </w:r>
      </w:ins>
      <w:ins w:id="347" w:author="Furl, Nicholas" w:date="2026-07-02T09:55:00Z">
        <w:r w:rsidRPr="00BE2C87">
          <w:rPr>
            <w:rFonts w:cs="Arial Unicode MS"/>
            <w:lang w:val="en-GB"/>
            <w14:textOutline w14:w="0" w14:cap="flat" w14:cmpd="sng" w14:algn="ctr">
              <w14:noFill/>
              <w14:prstDash w14:val="solid"/>
              <w14:bevel/>
            </w14:textOutline>
          </w:rPr>
          <w:t xml:space="preserve">denote the current sequence position and </w:t>
        </w:r>
      </w:ins>
      <m:oMath>
        <m:r>
          <w:ins w:id="348" w:author="Furl, Nicholas" w:date="2026-07-02T09:55:00Z">
            <w:rPr>
              <w:rFonts w:ascii="Cambria Math" w:hAnsi="Cambria Math" w:cs="Arial Unicode MS"/>
              <w:lang w:val="en-GB"/>
              <w14:textOutline w14:w="0" w14:cap="flat" w14:cmpd="sng" w14:algn="ctr">
                <w14:noFill/>
                <w14:prstDash w14:val="solid"/>
                <w14:bevel/>
              </w14:textOutline>
            </w:rPr>
            <m:t>N</m:t>
          </w:ins>
        </m:r>
      </m:oMath>
      <w:ins w:id="349" w:author="Furl, Nicholas" w:date="2026-07-02T09:59:00Z" w16du:dateUtc="2026-07-02T08:59:00Z">
        <w:r w:rsidR="0048770C">
          <w:rPr>
            <w:rFonts w:cs="Arial Unicode MS"/>
            <w:lang w:val="en-GB"/>
            <w14:textOutline w14:w="0" w14:cap="flat" w14:cmpd="sng" w14:algn="ctr">
              <w14:noFill/>
              <w14:prstDash w14:val="solid"/>
              <w14:bevel/>
            </w14:textOutline>
          </w:rPr>
          <w:t xml:space="preserve"> </w:t>
        </w:r>
      </w:ins>
      <w:ins w:id="350" w:author="Furl, Nicholas" w:date="2026-07-02T09:55:00Z">
        <w:r w:rsidRPr="00BE2C87">
          <w:rPr>
            <w:rFonts w:cs="Arial Unicode MS"/>
            <w:lang w:val="en-GB"/>
            <w14:textOutline w14:w="0" w14:cap="flat" w14:cmpd="sng" w14:algn="ctr">
              <w14:noFill/>
              <w14:prstDash w14:val="solid"/>
              <w14:bevel/>
            </w14:textOutline>
          </w:rPr>
          <w:t xml:space="preserve">denote the final sequence position. In all datasets reported here </w:t>
        </w:r>
      </w:ins>
      <m:oMath>
        <m:r>
          <w:ins w:id="351" w:author="Furl, Nicholas" w:date="2026-07-02T09:55:00Z">
            <w:rPr>
              <w:rFonts w:ascii="Cambria Math" w:hAnsi="Cambria Math" w:cs="Arial Unicode MS"/>
              <w:lang w:val="en-GB"/>
              <w14:textOutline w14:w="0" w14:cap="flat" w14:cmpd="sng" w14:algn="ctr">
                <w14:noFill/>
                <w14:prstDash w14:val="solid"/>
                <w14:bevel/>
              </w14:textOutline>
            </w:rPr>
            <m:t>N=8</m:t>
          </w:ins>
        </m:r>
      </m:oMath>
      <w:ins w:id="352" w:author="Furl, Nicholas" w:date="2026-07-02T09:55:00Z">
        <w:r w:rsidRPr="00BE2C87">
          <w:rPr>
            <w:rFonts w:cs="Arial Unicode MS"/>
            <w:lang w:val="en-GB"/>
            <w14:textOutline w14:w="0" w14:cap="flat" w14:cmpd="sng" w14:algn="ctr">
              <w14:noFill/>
              <w14:prstDash w14:val="solid"/>
              <w14:bevel/>
            </w14:textOutline>
          </w:rPr>
          <w:t xml:space="preserve">. Let </w:t>
        </w:r>
      </w:ins>
      <m:oMath>
        <m:sSub>
          <m:sSubPr>
            <m:ctrlPr>
              <w:ins w:id="353"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54"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55"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56" w:author="Furl, Nicholas" w:date="2026-07-02T09:58:00Z" w16du:dateUtc="2026-07-02T08:58:00Z">
            <w:rPr>
              <w:rFonts w:ascii="Cambria Math" w:hAnsi="Cambria Math" w:cs="Arial Unicode MS"/>
              <w:lang w:val="en-GB"/>
              <w14:textOutline w14:w="0" w14:cap="flat" w14:cmpd="sng" w14:algn="ctr">
                <w14:noFill/>
                <w14:prstDash w14:val="solid"/>
                <w14:bevel/>
              </w14:textOutline>
            </w:rPr>
            <m:t xml:space="preserve"> </m:t>
          </w:ins>
        </m:r>
      </m:oMath>
      <w:ins w:id="357" w:author="Furl, Nicholas" w:date="2026-07-02T09:55:00Z">
        <w:r w:rsidRPr="00BE2C87">
          <w:rPr>
            <w:rFonts w:cs="Arial Unicode MS"/>
            <w:lang w:val="en-GB"/>
            <w14:textOutline w14:w="0" w14:cap="flat" w14:cmpd="sng" w14:algn="ctr">
              <w14:noFill/>
              <w14:prstDash w14:val="solid"/>
              <w14:bevel/>
            </w14:textOutline>
          </w:rPr>
          <w:t xml:space="preserve">denote the current state at position </w:t>
        </w:r>
      </w:ins>
      <m:oMath>
        <m:r>
          <w:ins w:id="358" w:author="Furl, Nicholas" w:date="2026-07-02T09:55:00Z">
            <w:rPr>
              <w:rFonts w:ascii="Cambria Math" w:hAnsi="Cambria Math" w:cs="Arial Unicode MS"/>
              <w:lang w:val="en-GB"/>
              <w14:textOutline w14:w="0" w14:cap="flat" w14:cmpd="sng" w14:algn="ctr">
                <w14:noFill/>
                <w14:prstDash w14:val="solid"/>
                <w14:bevel/>
              </w14:textOutline>
            </w:rPr>
            <m:t>t</m:t>
          </w:ins>
        </m:r>
      </m:oMath>
      <w:ins w:id="359" w:author="Furl, Nicholas" w:date="2026-07-02T09:58:00Z" w16du:dateUtc="2026-07-02T08:58:00Z">
        <w:r w:rsidR="0048770C">
          <w:rPr>
            <w:rFonts w:cs="Arial Unicode MS"/>
            <w:lang w:val="en-GB"/>
            <w14:textOutline w14:w="0" w14:cap="flat" w14:cmpd="sng" w14:algn="ctr">
              <w14:noFill/>
              <w14:prstDash w14:val="solid"/>
              <w14:bevel/>
            </w14:textOutline>
          </w:rPr>
          <w:t xml:space="preserve">, </w:t>
        </w:r>
      </w:ins>
      <w:ins w:id="360" w:author="Furl, Nicholas" w:date="2026-07-02T09:59:00Z" w16du:dateUtc="2026-07-02T08:59:00Z">
        <w:r w:rsidR="00352A04">
          <w:rPr>
            <w:rFonts w:cs="Arial Unicode MS"/>
            <w:lang w:val="en-GB"/>
            <w14:textOutline w14:w="0" w14:cap="flat" w14:cmpd="sng" w14:algn="ctr">
              <w14:noFill/>
              <w14:prstDash w14:val="solid"/>
              <w14:bevel/>
            </w14:textOutline>
          </w:rPr>
          <w:t>incorporating</w:t>
        </w:r>
      </w:ins>
      <w:ins w:id="361" w:author="Furl, Nicholas" w:date="2026-07-02T09:55:00Z">
        <w:r w:rsidRPr="00BE2C87">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w:ins>
      <m:oMath>
        <m:r>
          <w:ins w:id="362" w:author="Furl, Nicholas" w:date="2026-07-02T09:55:00Z">
            <w:rPr>
              <w:rFonts w:ascii="Cambria Math" w:hAnsi="Cambria Math" w:cs="Arial Unicode MS"/>
              <w:lang w:val="en-GB"/>
              <w14:textOutline w14:w="0" w14:cap="flat" w14:cmpd="sng" w14:algn="ctr">
                <w14:noFill/>
                <w14:prstDash w14:val="solid"/>
                <w14:bevel/>
              </w14:textOutline>
            </w:rPr>
            <m:t>a=</m:t>
          </w:ins>
        </m:r>
        <m:r>
          <w:ins w:id="363" w:author="Furl, Nicholas" w:date="2026-07-02T09:55:00Z">
            <m:rPr>
              <m:sty m:val="p"/>
            </m:rPr>
            <w:rPr>
              <w:rFonts w:ascii="Cambria Math" w:hAnsi="Cambria Math" w:cs="Arial Unicode MS"/>
              <w:lang w:val="en-GB"/>
              <w14:textOutline w14:w="0" w14:cap="flat" w14:cmpd="sng" w14:algn="ctr">
                <w14:noFill/>
                <w14:prstDash w14:val="solid"/>
                <w14:bevel/>
              </w14:textOutline>
            </w:rPr>
            <m:t>take</m:t>
          </w:ins>
        </m:r>
      </m:oMath>
      <w:ins w:id="364" w:author="Furl, Nicholas" w:date="2026-07-02T09:55:00Z">
        <w:r w:rsidRPr="00BE2C87">
          <w:rPr>
            <w:rFonts w:cs="Arial Unicode MS"/>
            <w:lang w:val="en-GB"/>
            <w14:textOutline w14:w="0" w14:cap="flat" w14:cmpd="sng" w14:algn="ctr">
              <w14:noFill/>
              <w14:prstDash w14:val="solid"/>
              <w14:bevel/>
            </w14:textOutline>
          </w:rPr>
          <w:t xml:space="preserve">, which ended the search, and </w:t>
        </w:r>
      </w:ins>
      <m:oMath>
        <m:r>
          <w:ins w:id="365" w:author="Furl, Nicholas" w:date="2026-07-02T09:55:00Z">
            <w:rPr>
              <w:rFonts w:ascii="Cambria Math" w:hAnsi="Cambria Math" w:cs="Arial Unicode MS"/>
              <w:lang w:val="en-GB"/>
              <w14:textOutline w14:w="0" w14:cap="flat" w14:cmpd="sng" w14:algn="ctr">
                <w14:noFill/>
                <w14:prstDash w14:val="solid"/>
                <w14:bevel/>
              </w14:textOutline>
            </w:rPr>
            <m:t>a=</m:t>
          </w:ins>
        </m:r>
        <m:r>
          <w:ins w:id="366" w:author="Furl, Nicholas" w:date="2026-07-02T09:55:00Z">
            <m:rPr>
              <m:sty m:val="p"/>
            </m:rPr>
            <w:rPr>
              <w:rFonts w:ascii="Cambria Math" w:hAnsi="Cambria Math" w:cs="Arial Unicode MS"/>
              <w:lang w:val="en-GB"/>
              <w14:textOutline w14:w="0" w14:cap="flat" w14:cmpd="sng" w14:algn="ctr">
                <w14:noFill/>
                <w14:prstDash w14:val="solid"/>
                <w14:bevel/>
              </w14:textOutline>
            </w:rPr>
            <m:t>decline</m:t>
          </w:ins>
        </m:r>
      </m:oMath>
      <w:ins w:id="367" w:author="Furl, Nicholas" w:date="2026-07-02T09:55:00Z">
        <w:r w:rsidRPr="00BE2C87">
          <w:rPr>
            <w:rFonts w:cs="Arial Unicode MS"/>
            <w:lang w:val="en-GB"/>
            <w14:textOutline w14:w="0" w14:cap="flat" w14:cmpd="sng" w14:algn="ctr">
              <w14:noFill/>
              <w14:prstDash w14:val="solid"/>
              <w14:bevel/>
            </w14:textOutline>
          </w:rPr>
          <w:t>, which rejected the current option and advanced the agent to the next sequence position. The action value</w:t>
        </w:r>
      </w:ins>
      <w:ins w:id="368" w:author="Furl, Nicholas" w:date="2026-07-02T10:00:00Z" w16du:dateUtc="2026-07-02T09:00:00Z">
        <w:r w:rsidR="00DD491F">
          <w:rPr>
            <w:rFonts w:cs="Arial Unicode MS"/>
            <w:lang w:val="en-GB"/>
            <w14:textOutline w14:w="0" w14:cap="flat" w14:cmpd="sng" w14:algn="ctr">
              <w14:noFill/>
              <w14:prstDash w14:val="solid"/>
              <w14:bevel/>
            </w14:textOutline>
          </w:rPr>
          <w:t xml:space="preserve"> for a given sequence position, state and action</w:t>
        </w:r>
      </w:ins>
      <w:ins w:id="369" w:author="Furl, Nicholas" w:date="2026-07-02T09:55:00Z">
        <w:r w:rsidRPr="00BE2C87">
          <w:rPr>
            <w:rFonts w:cs="Arial Unicode MS"/>
            <w:lang w:val="en-GB"/>
            <w14:textOutline w14:w="0" w14:cap="flat" w14:cmpd="sng" w14:algn="ctr">
              <w14:noFill/>
              <w14:prstDash w14:val="solid"/>
              <w14:bevel/>
            </w14:textOutline>
          </w:rPr>
          <w:t xml:space="preserve"> </w:t>
        </w:r>
      </w:ins>
      <m:oMath>
        <m:sSub>
          <m:sSubPr>
            <m:ctrlPr>
              <w:ins w:id="37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71" w:author="Furl, Nicholas" w:date="2026-07-02T09:55:00Z">
                <w:rPr>
                  <w:rFonts w:ascii="Cambria Math" w:hAnsi="Cambria Math" w:cs="Arial Unicode MS"/>
                  <w:lang w:val="en-GB"/>
                  <w14:textOutline w14:w="0" w14:cap="flat" w14:cmpd="sng" w14:algn="ctr">
                    <w14:noFill/>
                    <w14:prstDash w14:val="solid"/>
                    <w14:bevel/>
                  </w14:textOutline>
                </w:rPr>
                <m:t>Q</m:t>
              </w:ins>
            </m:r>
          </m:e>
          <m:sub>
            <m:r>
              <w:ins w:id="37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73"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374"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75"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76"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77" w:author="Furl, Nicholas" w:date="2026-07-02T09:55:00Z">
            <w:rPr>
              <w:rFonts w:ascii="Cambria Math" w:hAnsi="Cambria Math" w:cs="Arial Unicode MS"/>
              <w:lang w:val="en-GB"/>
              <w14:textOutline w14:w="0" w14:cap="flat" w14:cmpd="sng" w14:algn="ctr">
                <w14:noFill/>
                <w14:prstDash w14:val="solid"/>
                <w14:bevel/>
              </w14:textOutline>
            </w:rPr>
            <m:t>,a)</m:t>
          </w:ins>
        </m:r>
      </m:oMath>
      <w:ins w:id="378" w:author="Furl, Nicholas" w:date="2026-07-02T09:59:00Z" w16du:dateUtc="2026-07-02T08:59:00Z">
        <w:r w:rsidR="00DD491F">
          <w:rPr>
            <w:rFonts w:cs="Arial Unicode MS"/>
            <w:lang w:val="en-GB"/>
            <w14:textOutline w14:w="0" w14:cap="flat" w14:cmpd="sng" w14:algn="ctr">
              <w14:noFill/>
              <w14:prstDash w14:val="solid"/>
              <w14:bevel/>
            </w14:textOutline>
          </w:rPr>
          <w:t xml:space="preserve"> </w:t>
        </w:r>
      </w:ins>
      <w:ins w:id="379" w:author="Furl, Nicholas" w:date="2026-07-02T09:55:00Z">
        <w:r w:rsidRPr="00BE2C87">
          <w:rPr>
            <w:rFonts w:cs="Arial Unicode MS"/>
            <w:lang w:val="en-GB"/>
            <w14:textOutline w14:w="0" w14:cap="flat" w14:cmpd="sng" w14:algn="ctr">
              <w14:noFill/>
              <w14:prstDash w14:val="solid"/>
              <w14:bevel/>
            </w14:textOutline>
          </w:rPr>
          <w:t xml:space="preserve">was defined as the immediate reward associated with action </w:t>
        </w:r>
      </w:ins>
      <m:oMath>
        <m:r>
          <w:ins w:id="380" w:author="Furl, Nicholas" w:date="2026-07-02T09:55:00Z">
            <w:rPr>
              <w:rFonts w:ascii="Cambria Math" w:hAnsi="Cambria Math" w:cs="Arial Unicode MS"/>
              <w:lang w:val="en-GB"/>
              <w14:textOutline w14:w="0" w14:cap="flat" w14:cmpd="sng" w14:algn="ctr">
                <w14:noFill/>
                <w14:prstDash w14:val="solid"/>
                <w14:bevel/>
              </w14:textOutline>
            </w:rPr>
            <m:t>a</m:t>
          </w:ins>
        </m:r>
      </m:oMath>
      <w:ins w:id="381" w:author="Furl, Nicholas" w:date="2026-07-02T09:55:00Z">
        <w:r w:rsidRPr="00BE2C87">
          <w:rPr>
            <w:rFonts w:cs="Arial Unicode MS"/>
            <w:lang w:val="en-GB"/>
            <w14:textOutline w14:w="0" w14:cap="flat" w14:cmpd="sng" w14:algn="ctr">
              <w14:noFill/>
              <w14:prstDash w14:val="solid"/>
              <w14:bevel/>
            </w14:textOutline>
          </w:rPr>
          <w:t>, plus the expected utility of possible future states if the action allowed the search to continue:</w:t>
        </w:r>
      </w:ins>
    </w:p>
    <w:p w14:paraId="26158E7D" w14:textId="5F4EDD04" w:rsidR="00BE2C87" w:rsidRPr="00BE2C87" w:rsidRDefault="00000000" w:rsidP="00BE2C87">
      <w:pPr>
        <w:pStyle w:val="BodyA"/>
        <w:spacing w:after="288" w:line="480" w:lineRule="auto"/>
        <w:ind w:firstLine="720"/>
        <w:rPr>
          <w:ins w:id="382"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w:ins w:id="383" w:author="Furl, Nicholas" w:date="2026-07-02T09:55:00Z">
              <m:rPr>
                <m:sty m:val="p"/>
              </m:rPr>
              <w:rPr>
                <w:rFonts w:cs="Arial Unicode MS"/>
                <w:lang w:val="en-GB"/>
                <w14:textOutline w14:w="0" w14:cap="flat" w14:cmpd="sng" w14:algn="ctr">
                  <w14:noFill/>
                  <w14:prstDash w14:val="solid"/>
                  <w14:bevel/>
                </w14:textOutline>
              </w:rPr>
              <w:br/>
            </w:ins>
          </m:r>
        </m:oMath>
      </m:oMathPara>
    </w:p>
    <w:p w14:paraId="24082B2D" w14:textId="57FE426B" w:rsidR="00BE2C87" w:rsidRPr="00BE2C87" w:rsidRDefault="00BE2C87">
      <w:pPr>
        <w:pStyle w:val="BodyA"/>
        <w:spacing w:after="288" w:line="480" w:lineRule="auto"/>
        <w:rPr>
          <w:ins w:id="384" w:author="Furl, Nicholas" w:date="2026-07-02T09:55:00Z"/>
          <w:rFonts w:cs="Arial Unicode MS"/>
          <w:lang w:val="en-GB"/>
          <w14:textOutline w14:w="0" w14:cap="flat" w14:cmpd="sng" w14:algn="ctr">
            <w14:noFill/>
            <w14:prstDash w14:val="solid"/>
            <w14:bevel/>
          </w14:textOutline>
        </w:rPr>
        <w:pPrChange w:id="385" w:author="Furl, Nicholas" w:date="2026-07-02T13:55:00Z" w16du:dateUtc="2026-07-02T12:55:00Z">
          <w:pPr>
            <w:pStyle w:val="BodyA"/>
            <w:spacing w:after="288" w:line="480" w:lineRule="auto"/>
            <w:ind w:firstLine="720"/>
          </w:pPr>
        </w:pPrChange>
      </w:pPr>
      <w:ins w:id="386" w:author="Furl, Nicholas" w:date="2026-07-02T09:55:00Z">
        <w:r w:rsidRPr="00BE2C87">
          <w:rPr>
            <w:rFonts w:cs="Arial Unicode MS"/>
            <w:lang w:val="en-GB"/>
            <w14:textOutline w14:w="0" w14:cap="flat" w14:cmpd="sng" w14:algn="ctr">
              <w14:noFill/>
              <w14:prstDash w14:val="solid"/>
              <w14:bevel/>
            </w14:textOutline>
          </w:rPr>
          <w:t xml:space="preserve">Here, </w:t>
        </w:r>
      </w:ins>
      <m:oMath>
        <m:sSub>
          <m:sSubPr>
            <m:ctrlPr>
              <w:ins w:id="387"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88" w:author="Furl, Nicholas" w:date="2026-07-02T09:55:00Z">
                <w:rPr>
                  <w:rFonts w:ascii="Cambria Math" w:hAnsi="Cambria Math" w:cs="Arial Unicode MS"/>
                  <w:lang w:val="en-GB"/>
                  <w14:textOutline w14:w="0" w14:cap="flat" w14:cmpd="sng" w14:algn="ctr">
                    <w14:noFill/>
                    <w14:prstDash w14:val="solid"/>
                    <w14:bevel/>
                  </w14:textOutline>
                </w:rPr>
                <m:t>r</m:t>
              </w:ins>
            </m:r>
          </m:e>
          <m:sub>
            <m:r>
              <w:ins w:id="389"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90"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391"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92"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93"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94" w:author="Furl, Nicholas" w:date="2026-07-02T09:55:00Z">
            <w:rPr>
              <w:rFonts w:ascii="Cambria Math" w:hAnsi="Cambria Math" w:cs="Arial Unicode MS"/>
              <w:lang w:val="en-GB"/>
              <w14:textOutline w14:w="0" w14:cap="flat" w14:cmpd="sng" w14:algn="ctr">
                <w14:noFill/>
                <w14:prstDash w14:val="solid"/>
                <w14:bevel/>
              </w14:textOutline>
            </w:rPr>
            <m:t>,a)</m:t>
          </w:ins>
        </m:r>
      </m:oMath>
      <w:ins w:id="395" w:author="Furl, Nicholas" w:date="2026-07-02T10:03:00Z" w16du:dateUtc="2026-07-02T09:03:00Z">
        <w:r w:rsidR="00025CCF">
          <w:rPr>
            <w:rFonts w:cs="Arial Unicode MS"/>
            <w:lang w:val="en-GB"/>
            <w14:textOutline w14:w="0" w14:cap="flat" w14:cmpd="sng" w14:algn="ctr">
              <w14:noFill/>
              <w14:prstDash w14:val="solid"/>
              <w14:bevel/>
            </w14:textOutline>
          </w:rPr>
          <w:t xml:space="preserve"> </w:t>
        </w:r>
      </w:ins>
      <w:ins w:id="396" w:author="Furl, Nicholas" w:date="2026-07-02T09:55:00Z">
        <w:r w:rsidRPr="00BE2C87">
          <w:rPr>
            <w:rFonts w:cs="Arial Unicode MS"/>
            <w:lang w:val="en-GB"/>
            <w14:textOutline w14:w="0" w14:cap="flat" w14:cmpd="sng" w14:algn="ctr">
              <w14:noFill/>
              <w14:prstDash w14:val="solid"/>
              <w14:bevel/>
            </w14:textOutline>
          </w:rPr>
          <w:t xml:space="preserve">is the immediate reward obtained </w:t>
        </w:r>
      </w:ins>
      <w:ins w:id="397" w:author="Furl, Nicholas" w:date="2026-07-02T10:03:00Z" w16du:dateUtc="2026-07-02T09:03:00Z">
        <w:r w:rsidR="00025CCF">
          <w:rPr>
            <w:rFonts w:cs="Arial Unicode MS"/>
            <w:lang w:val="en-GB"/>
            <w14:textOutline w14:w="0" w14:cap="flat" w14:cmpd="sng" w14:algn="ctr">
              <w14:noFill/>
              <w14:prstDash w14:val="solid"/>
              <w14:bevel/>
            </w14:textOutline>
          </w:rPr>
          <w:t xml:space="preserve">by </w:t>
        </w:r>
      </w:ins>
      <w:ins w:id="398" w:author="Furl, Nicholas" w:date="2026-07-02T09:55:00Z">
        <w:r w:rsidRPr="00BE2C87">
          <w:rPr>
            <w:rFonts w:cs="Arial Unicode MS"/>
            <w:lang w:val="en-GB"/>
            <w14:textOutline w14:w="0" w14:cap="flat" w14:cmpd="sng" w14:algn="ctr">
              <w14:noFill/>
              <w14:prstDash w14:val="solid"/>
              <w14:bevel/>
            </w14:textOutline>
          </w:rPr>
          <w:t xml:space="preserve">action </w:t>
        </w:r>
      </w:ins>
      <m:oMath>
        <m:r>
          <w:ins w:id="399" w:author="Furl, Nicholas" w:date="2026-07-02T09:55:00Z">
            <w:rPr>
              <w:rFonts w:ascii="Cambria Math" w:hAnsi="Cambria Math" w:cs="Arial Unicode MS"/>
              <w:lang w:val="en-GB"/>
              <w14:textOutline w14:w="0" w14:cap="flat" w14:cmpd="sng" w14:algn="ctr">
                <w14:noFill/>
                <w14:prstDash w14:val="solid"/>
                <w14:bevel/>
              </w14:textOutline>
            </w:rPr>
            <m:t>a</m:t>
          </w:ins>
        </m:r>
      </m:oMath>
      <w:ins w:id="400" w:author="Furl, Nicholas" w:date="2026-07-02T10:03:00Z" w16du:dateUtc="2026-07-02T09:03:00Z">
        <w:r w:rsidR="00025CCF">
          <w:rPr>
            <w:rFonts w:cs="Arial Unicode MS"/>
            <w:lang w:val="en-GB"/>
            <w14:textOutline w14:w="0" w14:cap="flat" w14:cmpd="sng" w14:algn="ctr">
              <w14:noFill/>
              <w14:prstDash w14:val="solid"/>
              <w14:bevel/>
            </w14:textOutline>
          </w:rPr>
          <w:t xml:space="preserve"> </w:t>
        </w:r>
      </w:ins>
      <w:ins w:id="401" w:author="Furl, Nicholas" w:date="2026-07-02T09:55:00Z">
        <w:r w:rsidRPr="00BE2C87">
          <w:rPr>
            <w:rFonts w:cs="Arial Unicode MS"/>
            <w:lang w:val="en-GB"/>
            <w14:textOutline w14:w="0" w14:cap="flat" w14:cmpd="sng" w14:algn="ctr">
              <w14:noFill/>
              <w14:prstDash w14:val="solid"/>
              <w14:bevel/>
            </w14:textOutline>
          </w:rPr>
          <w:t xml:space="preserve">in state </w:t>
        </w:r>
      </w:ins>
      <m:oMath>
        <m:sSub>
          <m:sSubPr>
            <m:ctrlPr>
              <w:ins w:id="402"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03"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04" w:author="Furl, Nicholas" w:date="2026-07-02T09:55:00Z">
                <w:rPr>
                  <w:rFonts w:ascii="Cambria Math" w:hAnsi="Cambria Math" w:cs="Arial Unicode MS"/>
                  <w:lang w:val="en-GB"/>
                  <w14:textOutline w14:w="0" w14:cap="flat" w14:cmpd="sng" w14:algn="ctr">
                    <w14:noFill/>
                    <w14:prstDash w14:val="solid"/>
                    <w14:bevel/>
                  </w14:textOutline>
                </w:rPr>
                <m:t>t</m:t>
              </w:ins>
            </m:r>
          </m:sub>
        </m:sSub>
      </m:oMath>
      <w:ins w:id="405" w:author="Furl, Nicholas" w:date="2026-07-02T09:55:00Z">
        <w:r w:rsidRPr="00BE2C87">
          <w:rPr>
            <w:rFonts w:cs="Arial Unicode MS"/>
            <w:lang w:val="en-GB"/>
            <w14:textOutline w14:w="0" w14:cap="flat" w14:cmpd="sng" w14:algn="ctr">
              <w14:noFill/>
              <w14:prstDash w14:val="solid"/>
              <w14:bevel/>
            </w14:textOutline>
          </w:rPr>
          <w:t xml:space="preserve">. The term </w:t>
        </w:r>
      </w:ins>
      <m:oMath>
        <m:sSub>
          <m:sSubPr>
            <m:ctrlPr>
              <w:ins w:id="406"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07" w:author="Furl, Nicholas" w:date="2026-07-02T09:55:00Z">
                <w:rPr>
                  <w:rFonts w:ascii="Cambria Math" w:hAnsi="Cambria Math" w:cs="Arial Unicode MS"/>
                  <w:lang w:val="en-GB"/>
                  <w14:textOutline w14:w="0" w14:cap="flat" w14:cmpd="sng" w14:algn="ctr">
                    <w14:noFill/>
                    <w14:prstDash w14:val="solid"/>
                    <w14:bevel/>
                  </w14:textOutline>
                </w:rPr>
                <m:t>p</m:t>
              </w:ins>
            </m:r>
          </m:e>
          <m:sub>
            <m:r>
              <w:ins w:id="408"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09" w:author="Furl, Nicholas" w:date="2026-07-02T09:55:00Z">
            <w:rPr>
              <w:rFonts w:ascii="Cambria Math" w:hAnsi="Cambria Math" w:cs="Arial Unicode MS"/>
              <w:lang w:val="en-GB"/>
              <w14:textOutline w14:w="0" w14:cap="flat" w14:cmpd="sng" w14:algn="ctr">
                <w14:noFill/>
                <w14:prstDash w14:val="solid"/>
                <w14:bevel/>
              </w14:textOutline>
            </w:rPr>
            <m:t>(j∣</m:t>
          </w:ins>
        </m:r>
        <m:sSub>
          <m:sSubPr>
            <m:ctrlPr>
              <w:ins w:id="41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11"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1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13" w:author="Furl, Nicholas" w:date="2026-07-02T09:55:00Z">
            <w:rPr>
              <w:rFonts w:ascii="Cambria Math" w:hAnsi="Cambria Math" w:cs="Arial Unicode MS"/>
              <w:lang w:val="en-GB"/>
              <w14:textOutline w14:w="0" w14:cap="flat" w14:cmpd="sng" w14:algn="ctr">
                <w14:noFill/>
                <w14:prstDash w14:val="solid"/>
                <w14:bevel/>
              </w14:textOutline>
            </w:rPr>
            <m:t>,a)</m:t>
          </w:ins>
        </m:r>
      </m:oMath>
      <w:ins w:id="414" w:author="Furl, Nicholas" w:date="2026-07-02T10:04:00Z" w16du:dateUtc="2026-07-02T09:04:00Z">
        <w:r w:rsidR="00345038">
          <w:rPr>
            <w:rFonts w:cs="Arial Unicode MS"/>
            <w:lang w:val="en-GB"/>
            <w14:textOutline w14:w="0" w14:cap="flat" w14:cmpd="sng" w14:algn="ctr">
              <w14:noFill/>
              <w14:prstDash w14:val="solid"/>
              <w14:bevel/>
            </w14:textOutline>
          </w:rPr>
          <w:t xml:space="preserve"> </w:t>
        </w:r>
      </w:ins>
      <w:ins w:id="415" w:author="Furl, Nicholas" w:date="2026-07-02T09:55:00Z">
        <w:r w:rsidRPr="00BE2C87">
          <w:rPr>
            <w:rFonts w:cs="Arial Unicode MS"/>
            <w:lang w:val="en-GB"/>
            <w14:textOutline w14:w="0" w14:cap="flat" w14:cmpd="sng" w14:algn="ctr">
              <w14:noFill/>
              <w14:prstDash w14:val="solid"/>
              <w14:bevel/>
            </w14:textOutline>
          </w:rPr>
          <w:t xml:space="preserve">is the transition distribution: the probability of moving to possible future state </w:t>
        </w:r>
      </w:ins>
      <m:oMath>
        <m:r>
          <w:ins w:id="416" w:author="Furl, Nicholas" w:date="2026-07-02T09:55:00Z">
            <w:rPr>
              <w:rFonts w:ascii="Cambria Math" w:hAnsi="Cambria Math" w:cs="Arial Unicode MS"/>
              <w:lang w:val="en-GB"/>
              <w14:textOutline w14:w="0" w14:cap="flat" w14:cmpd="sng" w14:algn="ctr">
                <w14:noFill/>
                <w14:prstDash w14:val="solid"/>
                <w14:bevel/>
              </w14:textOutline>
            </w:rPr>
            <m:t>j</m:t>
          </w:ins>
        </m:r>
      </m:oMath>
      <w:ins w:id="417" w:author="Furl, Nicholas" w:date="2026-07-02T09:55:00Z">
        <w:r w:rsidRPr="00BE2C87">
          <w:rPr>
            <w:rFonts w:cs="Arial Unicode MS"/>
            <w:lang w:val="en-GB"/>
            <w14:textOutline w14:w="0" w14:cap="flat" w14:cmpd="sng" w14:algn="ctr">
              <w14:noFill/>
              <w14:prstDash w14:val="solid"/>
              <w14:bevel/>
            </w14:textOutline>
          </w:rPr>
          <w:t xml:space="preserve">at the next sequence position, conditional on the current state and action. Finally, </w:t>
        </w:r>
      </w:ins>
      <m:oMath>
        <m:sSub>
          <m:sSubPr>
            <m:ctrlPr>
              <w:ins w:id="418"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19" w:author="Furl, Nicholas" w:date="2026-07-02T09:55:00Z">
                <w:rPr>
                  <w:rFonts w:ascii="Cambria Math" w:hAnsi="Cambria Math" w:cs="Arial Unicode MS"/>
                  <w:lang w:val="en-GB"/>
                  <w14:textOutline w14:w="0" w14:cap="flat" w14:cmpd="sng" w14:algn="ctr">
                    <w14:noFill/>
                    <w14:prstDash w14:val="solid"/>
                    <w14:bevel/>
                  </w14:textOutline>
                </w:rPr>
                <m:t>u</m:t>
              </w:ins>
            </m:r>
          </m:e>
          <m:sub>
            <m:r>
              <w:ins w:id="420" w:author="Furl, Nicholas" w:date="2026-07-02T09:55:00Z">
                <w:rPr>
                  <w:rFonts w:ascii="Cambria Math" w:hAnsi="Cambria Math" w:cs="Arial Unicode MS"/>
                  <w:lang w:val="en-GB"/>
                  <w14:textOutline w14:w="0" w14:cap="flat" w14:cmpd="sng" w14:algn="ctr">
                    <w14:noFill/>
                    <w14:prstDash w14:val="solid"/>
                    <w14:bevel/>
                  </w14:textOutline>
                </w:rPr>
                <m:t>t+1</m:t>
              </w:ins>
            </m:r>
          </m:sub>
        </m:sSub>
        <m:r>
          <w:ins w:id="421" w:author="Furl, Nicholas" w:date="2026-07-02T09:55:00Z">
            <w:rPr>
              <w:rFonts w:ascii="Cambria Math" w:hAnsi="Cambria Math" w:cs="Arial Unicode MS"/>
              <w:lang w:val="en-GB"/>
              <w14:textOutline w14:w="0" w14:cap="flat" w14:cmpd="sng" w14:algn="ctr">
                <w14:noFill/>
                <w14:prstDash w14:val="solid"/>
                <w14:bevel/>
              </w14:textOutline>
            </w:rPr>
            <m:t>(j)</m:t>
          </w:ins>
        </m:r>
      </m:oMath>
      <w:ins w:id="422" w:author="Furl, Nicholas" w:date="2026-07-02T10:05:00Z" w16du:dateUtc="2026-07-02T09:05:00Z">
        <w:r w:rsidR="00AF289D">
          <w:rPr>
            <w:rFonts w:cs="Arial Unicode MS"/>
            <w:lang w:val="en-GB"/>
            <w14:textOutline w14:w="0" w14:cap="flat" w14:cmpd="sng" w14:algn="ctr">
              <w14:noFill/>
              <w14:prstDash w14:val="solid"/>
              <w14:bevel/>
            </w14:textOutline>
          </w:rPr>
          <w:t xml:space="preserve"> </w:t>
        </w:r>
      </w:ins>
      <w:ins w:id="423" w:author="Furl, Nicholas" w:date="2026-07-02T09:55:00Z">
        <w:r w:rsidRPr="00BE2C87">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ins>
    </w:p>
    <w:p w14:paraId="686D338D" w14:textId="34B3DF2E" w:rsidR="00BE2C87" w:rsidRPr="00BE2C87" w:rsidRDefault="00000000" w:rsidP="00BE2C87">
      <w:pPr>
        <w:pStyle w:val="BodyA"/>
        <w:spacing w:after="288" w:line="480" w:lineRule="auto"/>
        <w:ind w:firstLine="720"/>
        <w:rPr>
          <w:ins w:id="424"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BE2C87" w:rsidRPr="00BE2C87" w:rsidRDefault="00BE2C87">
      <w:pPr>
        <w:pStyle w:val="BodyA"/>
        <w:spacing w:after="288" w:line="480" w:lineRule="auto"/>
        <w:rPr>
          <w:ins w:id="425" w:author="Furl, Nicholas" w:date="2026-07-02T09:55:00Z"/>
          <w:rFonts w:cs="Arial Unicode MS"/>
          <w:lang w:val="en-GB"/>
          <w14:textOutline w14:w="0" w14:cap="flat" w14:cmpd="sng" w14:algn="ctr">
            <w14:noFill/>
            <w14:prstDash w14:val="solid"/>
            <w14:bevel/>
          </w14:textOutline>
        </w:rPr>
        <w:pPrChange w:id="426" w:author="Furl, Nicholas" w:date="2026-07-02T10:06:00Z" w16du:dateUtc="2026-07-02T09:06:00Z">
          <w:pPr>
            <w:pStyle w:val="BodyA"/>
            <w:spacing w:after="288" w:line="480" w:lineRule="auto"/>
            <w:ind w:firstLine="720"/>
          </w:pPr>
        </w:pPrChange>
      </w:pPr>
      <w:ins w:id="427" w:author="Furl, Nicholas" w:date="2026-07-02T09:55:00Z">
        <w:r w:rsidRPr="00BE2C87">
          <w:rPr>
            <w:rFonts w:cs="Arial Unicode MS"/>
            <w:lang w:val="en-GB"/>
            <w14:textOutline w14:w="0" w14:cap="flat" w14:cmpd="sng" w14:algn="ctr">
              <w14:noFill/>
              <w14:prstDash w14:val="solid"/>
              <w14:bevel/>
            </w14:textOutline>
          </w:rPr>
          <w:t xml:space="preserve">where </w:t>
        </w:r>
      </w:ins>
      <m:oMath>
        <m:r>
          <w:ins w:id="428" w:author="Furl, Nicholas" w:date="2026-07-02T09:55:00Z">
            <w:rPr>
              <w:rFonts w:ascii="Cambria Math" w:hAnsi="Cambria Math" w:cs="Arial Unicode MS"/>
              <w:lang w:val="en-GB"/>
              <w14:textOutline w14:w="0" w14:cap="flat" w14:cmpd="sng" w14:algn="ctr">
                <w14:noFill/>
                <w14:prstDash w14:val="solid"/>
                <w14:bevel/>
              </w14:textOutline>
            </w:rPr>
            <m:t>A(</m:t>
          </w:ins>
        </m:r>
        <m:sSub>
          <m:sSubPr>
            <m:ctrlPr>
              <w:ins w:id="429"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30"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31"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32" w:author="Furl, Nicholas" w:date="2026-07-02T09:55:00Z">
            <w:rPr>
              <w:rFonts w:ascii="Cambria Math" w:hAnsi="Cambria Math" w:cs="Arial Unicode MS"/>
              <w:lang w:val="en-GB"/>
              <w14:textOutline w14:w="0" w14:cap="flat" w14:cmpd="sng" w14:algn="ctr">
                <w14:noFill/>
                <w14:prstDash w14:val="solid"/>
                <w14:bevel/>
              </w14:textOutline>
            </w:rPr>
            <m:t>)</m:t>
          </w:ins>
        </m:r>
      </m:oMath>
      <w:ins w:id="433" w:author="Furl, Nicholas" w:date="2026-07-02T10:06:00Z" w16du:dateUtc="2026-07-02T09:06:00Z">
        <w:r w:rsidR="00AF289D">
          <w:rPr>
            <w:rFonts w:cs="Arial Unicode MS"/>
            <w:lang w:val="en-GB"/>
            <w14:textOutline w14:w="0" w14:cap="flat" w14:cmpd="sng" w14:algn="ctr">
              <w14:noFill/>
              <w14:prstDash w14:val="solid"/>
              <w14:bevel/>
            </w14:textOutline>
          </w:rPr>
          <w:t xml:space="preserve"> </w:t>
        </w:r>
      </w:ins>
      <w:ins w:id="434" w:author="Furl, Nicholas" w:date="2026-07-02T09:55:00Z">
        <w:r w:rsidRPr="00BE2C87">
          <w:rPr>
            <w:rFonts w:cs="Arial Unicode MS"/>
            <w:lang w:val="en-GB"/>
            <w14:textOutline w14:w="0" w14:cap="flat" w14:cmpd="sng" w14:algn="ctr">
              <w14:noFill/>
              <w14:prstDash w14:val="solid"/>
              <w14:bevel/>
            </w14:textOutline>
          </w:rPr>
          <w:t>is the set of actions available in the current state.</w:t>
        </w:r>
      </w:ins>
    </w:p>
    <w:p w14:paraId="2DCC41D4" w14:textId="77777777" w:rsidR="00BE2C87" w:rsidRPr="00BE2C87" w:rsidRDefault="00BE2C87" w:rsidP="00BE2C87">
      <w:pPr>
        <w:pStyle w:val="BodyA"/>
        <w:spacing w:after="288" w:line="480" w:lineRule="auto"/>
        <w:ind w:firstLine="720"/>
        <w:rPr>
          <w:ins w:id="435" w:author="Furl, Nicholas" w:date="2026-07-02T09:55:00Z"/>
          <w:rFonts w:cs="Arial Unicode MS"/>
          <w:lang w:val="en-GB"/>
          <w14:textOutline w14:w="0" w14:cap="flat" w14:cmpd="sng" w14:algn="ctr">
            <w14:noFill/>
            <w14:prstDash w14:val="solid"/>
            <w14:bevel/>
          </w14:textOutline>
        </w:rPr>
      </w:pPr>
      <w:ins w:id="436" w:author="Furl, Nicholas" w:date="2026-07-02T09:55:00Z">
        <w:r w:rsidRPr="00BE2C87">
          <w:rPr>
            <w:rFonts w:cs="Arial Unicode MS"/>
            <w:lang w:val="en-GB"/>
            <w14:textOutline w14:w="0" w14:cap="flat" w14:cmpd="sng" w14:algn="ctr">
              <w14:noFill/>
              <w14:prstDash w14:val="solid"/>
              <w14:bevel/>
            </w14:textOutline>
          </w:rPr>
          <w:t>For the take action, the sequence ended, so there was no future-state term. The value of taking the current option was therefore its immediate reward:</w:t>
        </w:r>
      </w:ins>
    </w:p>
    <w:p w14:paraId="10062DC5" w14:textId="6830104D" w:rsidR="00BE2C87" w:rsidRPr="00BE2C87" w:rsidRDefault="00000000" w:rsidP="00BE2C87">
      <w:pPr>
        <w:pStyle w:val="BodyA"/>
        <w:spacing w:after="288" w:line="480" w:lineRule="auto"/>
        <w:ind w:firstLine="720"/>
        <w:rPr>
          <w:ins w:id="437"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BE2C87" w:rsidRPr="00BE2C87" w:rsidRDefault="00BE2C87">
      <w:pPr>
        <w:pStyle w:val="BodyA"/>
        <w:spacing w:after="288" w:line="480" w:lineRule="auto"/>
        <w:rPr>
          <w:ins w:id="438" w:author="Furl, Nicholas" w:date="2026-07-02T09:55:00Z"/>
          <w:rFonts w:cs="Arial Unicode MS"/>
          <w:lang w:val="en-GB"/>
          <w14:textOutline w14:w="0" w14:cap="flat" w14:cmpd="sng" w14:algn="ctr">
            <w14:noFill/>
            <w14:prstDash w14:val="solid"/>
            <w14:bevel/>
          </w14:textOutline>
        </w:rPr>
        <w:pPrChange w:id="439" w:author="Furl, Nicholas" w:date="2026-07-02T10:07:00Z" w16du:dateUtc="2026-07-02T09:07:00Z">
          <w:pPr>
            <w:pStyle w:val="BodyA"/>
            <w:spacing w:after="288" w:line="480" w:lineRule="auto"/>
            <w:ind w:firstLine="720"/>
          </w:pPr>
        </w:pPrChange>
      </w:pPr>
      <w:ins w:id="440" w:author="Furl, Nicholas" w:date="2026-07-02T09:55:00Z">
        <w:r w:rsidRPr="00BE2C87">
          <w:rPr>
            <w:rFonts w:cs="Arial Unicode MS"/>
            <w:lang w:val="en-GB"/>
            <w14:textOutline w14:w="0" w14:cap="flat" w14:cmpd="sng" w14:algn="ctr">
              <w14:noFill/>
              <w14:prstDash w14:val="solid"/>
              <w14:bevel/>
            </w14:textOutline>
          </w:rPr>
          <w:lastRenderedPageBreak/>
          <w:t xml:space="preserve">where </w:t>
        </w:r>
      </w:ins>
      <m:oMath>
        <m:sSub>
          <m:sSubPr>
            <m:ctrlPr>
              <w:ins w:id="441"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42"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43" w:author="Furl, Nicholas" w:date="2026-07-02T09:55:00Z">
                <w:rPr>
                  <w:rFonts w:ascii="Cambria Math" w:hAnsi="Cambria Math" w:cs="Arial Unicode MS"/>
                  <w:lang w:val="en-GB"/>
                  <w14:textOutline w14:w="0" w14:cap="flat" w14:cmpd="sng" w14:algn="ctr">
                    <w14:noFill/>
                    <w14:prstDash w14:val="solid"/>
                    <w14:bevel/>
                  </w14:textOutline>
                </w:rPr>
                <m:t>t</m:t>
              </w:ins>
            </m:r>
          </m:sub>
        </m:sSub>
      </m:oMath>
      <w:ins w:id="444" w:author="Furl, Nicholas" w:date="2026-07-02T10:07:00Z" w16du:dateUtc="2026-07-02T09:07:00Z">
        <w:r w:rsidR="00C0525C">
          <w:rPr>
            <w:rFonts w:cs="Arial Unicode MS"/>
            <w:lang w:val="en-GB"/>
            <w14:textOutline w14:w="0" w14:cap="flat" w14:cmpd="sng" w14:algn="ctr">
              <w14:noFill/>
              <w14:prstDash w14:val="solid"/>
              <w14:bevel/>
            </w14:textOutline>
          </w:rPr>
          <w:t xml:space="preserve"> </w:t>
        </w:r>
      </w:ins>
      <w:ins w:id="445" w:author="Furl, Nicholas" w:date="2026-07-02T09:55:00Z">
        <w:r w:rsidRPr="00BE2C87">
          <w:rPr>
            <w:rFonts w:cs="Arial Unicode MS"/>
            <w:lang w:val="en-GB"/>
            <w14:textOutline w14:w="0" w14:cap="flat" w14:cmpd="sng" w14:algn="ctr">
              <w14:noFill/>
              <w14:prstDash w14:val="solid"/>
              <w14:bevel/>
            </w14:textOutline>
          </w:rPr>
          <w:t xml:space="preserve">is the subjective value of the current option and </w:t>
        </w:r>
      </w:ins>
      <m:oMath>
        <m:r>
          <w:ins w:id="446" w:author="Furl, Nicholas" w:date="2026-07-02T09:55:00Z">
            <w:rPr>
              <w:rFonts w:ascii="Cambria Math" w:hAnsi="Cambria Math" w:cs="Arial Unicode MS"/>
              <w:lang w:val="en-GB"/>
              <w14:textOutline w14:w="0" w14:cap="flat" w14:cmpd="sng" w14:algn="ctr">
                <w14:noFill/>
                <w14:prstDash w14:val="solid"/>
                <w14:bevel/>
              </w14:textOutline>
            </w:rPr>
            <m:t>R(</m:t>
          </w:ins>
        </m:r>
        <m:sSub>
          <m:sSubPr>
            <m:ctrlPr>
              <w:ins w:id="447"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48"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49"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50" w:author="Furl, Nicholas" w:date="2026-07-02T09:55:00Z">
            <w:rPr>
              <w:rFonts w:ascii="Cambria Math" w:hAnsi="Cambria Math" w:cs="Arial Unicode MS"/>
              <w:lang w:val="en-GB"/>
              <w14:textOutline w14:w="0" w14:cap="flat" w14:cmpd="sng" w14:algn="ctr">
                <w14:noFill/>
                <w14:prstDash w14:val="solid"/>
                <w14:bevel/>
              </w14:textOutline>
            </w:rPr>
            <m:t>)</m:t>
          </w:ins>
        </m:r>
      </m:oMath>
      <w:ins w:id="451" w:author="Furl, Nicholas" w:date="2026-07-02T10:07:00Z" w16du:dateUtc="2026-07-02T09:07:00Z">
        <w:r w:rsidR="00CE2C04">
          <w:rPr>
            <w:rFonts w:cs="Arial Unicode MS"/>
            <w:lang w:val="en-GB"/>
            <w14:textOutline w14:w="0" w14:cap="flat" w14:cmpd="sng" w14:algn="ctr">
              <w14:noFill/>
              <w14:prstDash w14:val="solid"/>
              <w14:bevel/>
            </w14:textOutline>
          </w:rPr>
          <w:t xml:space="preserve"> </w:t>
        </w:r>
      </w:ins>
      <w:ins w:id="452" w:author="Furl, Nicholas" w:date="2026-07-02T09:55:00Z">
        <w:r w:rsidRPr="00BE2C87">
          <w:rPr>
            <w:rFonts w:cs="Arial Unicode MS"/>
            <w:lang w:val="en-GB"/>
            <w14:textOutline w14:w="0" w14:cap="flat" w14:cmpd="sng" w14:algn="ctr">
              <w14:noFill/>
              <w14:prstDash w14:val="solid"/>
              <w14:bevel/>
            </w14:textOutline>
          </w:rPr>
          <w:t>is the reward assigned to accepting that option. In the present image</w:t>
        </w:r>
      </w:ins>
      <w:ins w:id="453" w:author="Furl, Nicholas" w:date="2026-07-02T13:55:00Z" w16du:dateUtc="2026-07-02T12:55:00Z">
        <w:r w:rsidR="001A1CF3">
          <w:rPr>
            <w:rFonts w:cs="Arial Unicode MS"/>
            <w:lang w:val="en-GB"/>
            <w14:textOutline w14:w="0" w14:cap="flat" w14:cmpd="sng" w14:algn="ctr">
              <w14:noFill/>
              <w14:prstDash w14:val="solid"/>
              <w14:bevel/>
            </w14:textOutline>
          </w:rPr>
          <w:t>-based</w:t>
        </w:r>
      </w:ins>
      <w:ins w:id="454" w:author="Furl, Nicholas" w:date="2026-07-02T09:55:00Z">
        <w:r w:rsidRPr="00BE2C87">
          <w:rPr>
            <w:rFonts w:cs="Arial Unicode MS"/>
            <w:lang w:val="en-GB"/>
            <w14:textOutline w14:w="0" w14:cap="flat" w14:cmpd="sng" w14:algn="ctr">
              <w14:noFill/>
              <w14:prstDash w14:val="solid"/>
              <w14:bevel/>
            </w14:textOutline>
          </w:rPr>
          <w:t xml:space="preserve"> tasks, </w:t>
        </w:r>
      </w:ins>
      <m:oMath>
        <m:r>
          <w:ins w:id="455" w:author="Furl, Nicholas" w:date="2026-07-02T09:55:00Z">
            <w:rPr>
              <w:rFonts w:ascii="Cambria Math" w:hAnsi="Cambria Math" w:cs="Arial Unicode MS"/>
              <w:lang w:val="en-GB"/>
              <w14:textOutline w14:w="0" w14:cap="flat" w14:cmpd="sng" w14:algn="ctr">
                <w14:noFill/>
                <w14:prstDash w14:val="solid"/>
                <w14:bevel/>
              </w14:textOutline>
            </w:rPr>
            <m:t>R(</m:t>
          </w:ins>
        </m:r>
        <m:sSub>
          <m:sSubPr>
            <m:ctrlPr>
              <w:ins w:id="456"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57"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58"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59" w:author="Furl, Nicholas" w:date="2026-07-02T09:55:00Z">
            <w:rPr>
              <w:rFonts w:ascii="Cambria Math" w:hAnsi="Cambria Math" w:cs="Arial Unicode MS"/>
              <w:lang w:val="en-GB"/>
              <w14:textOutline w14:w="0" w14:cap="flat" w14:cmpd="sng" w14:algn="ctr">
                <w14:noFill/>
                <w14:prstDash w14:val="solid"/>
                <w14:bevel/>
              </w14:textOutline>
            </w:rPr>
            <m:t>)</m:t>
          </w:ins>
        </m:r>
      </m:oMath>
      <w:ins w:id="460" w:author="Furl, Nicholas" w:date="2026-07-02T10:08:00Z" w16du:dateUtc="2026-07-02T09:08:00Z">
        <w:r w:rsidR="00CE2C04">
          <w:rPr>
            <w:rFonts w:cs="Arial Unicode MS"/>
            <w:lang w:val="en-GB"/>
            <w14:textOutline w14:w="0" w14:cap="flat" w14:cmpd="sng" w14:algn="ctr">
              <w14:noFill/>
              <w14:prstDash w14:val="solid"/>
              <w14:bevel/>
            </w14:textOutline>
          </w:rPr>
          <w:t xml:space="preserve"> </w:t>
        </w:r>
      </w:ins>
      <w:ins w:id="461" w:author="Furl, Nicholas" w:date="2026-07-02T09:55:00Z">
        <w:r w:rsidRPr="00BE2C87">
          <w:rPr>
            <w:rFonts w:cs="Arial Unicode MS"/>
            <w:lang w:val="en-GB"/>
            <w14:textOutline w14:w="0" w14:cap="flat" w14:cmpd="sng" w14:algn="ctr">
              <w14:noFill/>
              <w14:prstDash w14:val="solid"/>
              <w14:bevel/>
            </w14:textOutline>
          </w:rPr>
          <w:t xml:space="preserve">was based on the participant’s own </w:t>
        </w:r>
      </w:ins>
      <w:ins w:id="462" w:author="Furl, Nicholas" w:date="2026-07-02T13:56:00Z" w16du:dateUtc="2026-07-02T12:56:00Z">
        <w:r w:rsidR="001A1CF3">
          <w:rPr>
            <w:rFonts w:cs="Arial Unicode MS"/>
            <w:lang w:val="en-GB"/>
            <w14:textOutline w14:w="0" w14:cap="flat" w14:cmpd="sng" w14:algn="ctr">
              <w14:noFill/>
              <w14:prstDash w14:val="solid"/>
              <w14:bevel/>
            </w14:textOutline>
          </w:rPr>
          <w:t xml:space="preserve">averaged </w:t>
        </w:r>
      </w:ins>
      <w:ins w:id="463" w:author="Furl, Nicholas" w:date="2026-07-02T09:55:00Z">
        <w:r w:rsidRPr="00BE2C87">
          <w:rPr>
            <w:rFonts w:cs="Arial Unicode MS"/>
            <w:lang w:val="en-GB"/>
            <w14:textOutline w14:w="0" w14:cap="flat" w14:cmpd="sng" w14:algn="ctr">
              <w14:noFill/>
              <w14:prstDash w14:val="solid"/>
              <w14:bevel/>
            </w14:textOutline>
          </w:rPr>
          <w:t>phase 1 rating</w:t>
        </w:r>
      </w:ins>
      <w:ins w:id="464" w:author="Furl, Nicholas" w:date="2026-07-02T13:56:00Z" w16du:dateUtc="2026-07-02T12:56:00Z">
        <w:r w:rsidR="001A1CF3">
          <w:rPr>
            <w:rFonts w:cs="Arial Unicode MS"/>
            <w:lang w:val="en-GB"/>
            <w14:textOutline w14:w="0" w14:cap="flat" w14:cmpd="sng" w14:algn="ctr">
              <w14:noFill/>
              <w14:prstDash w14:val="solid"/>
              <w14:bevel/>
            </w14:textOutline>
          </w:rPr>
          <w:t>s</w:t>
        </w:r>
      </w:ins>
      <w:ins w:id="465" w:author="Furl, Nicholas" w:date="2026-07-02T09:55:00Z">
        <w:r w:rsidRPr="00BE2C87">
          <w:rPr>
            <w:rFonts w:cs="Arial Unicode MS"/>
            <w:lang w:val="en-GB"/>
            <w14:textOutline w14:w="0" w14:cap="flat" w14:cmpd="sng" w14:algn="ctr">
              <w14:noFill/>
              <w14:prstDash w14:val="solid"/>
              <w14:bevel/>
            </w14:textOutline>
          </w:rPr>
          <w:t xml:space="preserve"> </w:t>
        </w:r>
      </w:ins>
      <w:ins w:id="466" w:author="Furl, Nicholas" w:date="2026-07-02T13:56:00Z" w16du:dateUtc="2026-07-02T12:56:00Z">
        <w:r w:rsidR="001A1CF3">
          <w:rPr>
            <w:rFonts w:cs="Arial Unicode MS"/>
            <w:lang w:val="en-GB"/>
            <w14:textOutline w14:w="0" w14:cap="flat" w14:cmpd="sng" w14:algn="ctr">
              <w14:noFill/>
              <w14:prstDash w14:val="solid"/>
              <w14:bevel/>
            </w14:textOutline>
          </w:rPr>
          <w:t>for</w:t>
        </w:r>
      </w:ins>
      <w:ins w:id="467" w:author="Furl, Nicholas" w:date="2026-07-02T09:55:00Z">
        <w:r w:rsidRPr="00BE2C87">
          <w:rPr>
            <w:rFonts w:cs="Arial Unicode MS"/>
            <w:lang w:val="en-GB"/>
            <w14:textOutline w14:w="0" w14:cap="flat" w14:cmpd="sng" w14:algn="ctr">
              <w14:noFill/>
              <w14:prstDash w14:val="solid"/>
              <w14:bevel/>
            </w14:textOutline>
          </w:rPr>
          <w:t xml:space="preserve"> that image. Chosen rank within the sequence was analysed separately as a descriptive performance </w:t>
        </w:r>
      </w:ins>
      <w:ins w:id="468" w:author="Furl, Nicholas" w:date="2026-07-02T10:08:00Z" w16du:dateUtc="2026-07-02T09:08:00Z">
        <w:r w:rsidR="00E74E3C">
          <w:rPr>
            <w:rFonts w:cs="Arial Unicode MS"/>
            <w:lang w:val="en-GB"/>
            <w14:textOutline w14:w="0" w14:cap="flat" w14:cmpd="sng" w14:algn="ctr">
              <w14:noFill/>
              <w14:prstDash w14:val="solid"/>
              <w14:bevel/>
            </w14:textOutline>
          </w:rPr>
          <w:t xml:space="preserve">accuracy </w:t>
        </w:r>
      </w:ins>
      <w:ins w:id="469" w:author="Furl, Nicholas" w:date="2026-07-02T09:55:00Z">
        <w:r w:rsidRPr="00BE2C87">
          <w:rPr>
            <w:rFonts w:cs="Arial Unicode MS"/>
            <w:lang w:val="en-GB"/>
            <w14:textOutline w14:w="0" w14:cap="flat" w14:cmpd="sng" w14:algn="ctr">
              <w14:noFill/>
              <w14:prstDash w14:val="solid"/>
              <w14:bevel/>
            </w14:textOutline>
          </w:rPr>
          <w:t>measure</w:t>
        </w:r>
      </w:ins>
      <w:ins w:id="470" w:author="Furl, Nicholas" w:date="2026-07-02T10:08:00Z" w16du:dateUtc="2026-07-02T09:08:00Z">
        <w:r w:rsidR="00E74E3C">
          <w:rPr>
            <w:rFonts w:cs="Arial Unicode MS"/>
            <w:lang w:val="en-GB"/>
            <w14:textOutline w14:w="0" w14:cap="flat" w14:cmpd="sng" w14:algn="ctr">
              <w14:noFill/>
              <w14:prstDash w14:val="solid"/>
              <w14:bevel/>
            </w14:textOutline>
          </w:rPr>
          <w:t>, reported</w:t>
        </w:r>
      </w:ins>
      <w:ins w:id="471" w:author="Furl, Nicholas" w:date="2026-07-02T09:55:00Z">
        <w:r w:rsidRPr="00BE2C87">
          <w:rPr>
            <w:rFonts w:cs="Arial Unicode MS"/>
            <w:lang w:val="en-GB"/>
            <w14:textOutline w14:w="0" w14:cap="flat" w14:cmpd="sng" w14:algn="ctr">
              <w14:noFill/>
              <w14:prstDash w14:val="solid"/>
              <w14:bevel/>
            </w14:textOutline>
          </w:rPr>
          <w:t xml:space="preserve"> in the Supplementary Materials</w:t>
        </w:r>
      </w:ins>
      <w:ins w:id="472" w:author="Furl, Nicholas" w:date="2026-07-02T10:08:00Z" w16du:dateUtc="2026-07-02T09:08:00Z">
        <w:r w:rsidR="00E74E3C">
          <w:rPr>
            <w:rFonts w:cs="Arial Unicode MS"/>
            <w:lang w:val="en-GB"/>
            <w14:textOutline w14:w="0" w14:cap="flat" w14:cmpd="sng" w14:algn="ctr">
              <w14:noFill/>
              <w14:prstDash w14:val="solid"/>
              <w14:bevel/>
            </w14:textOutline>
          </w:rPr>
          <w:t xml:space="preserve"> as Figures S5-S7</w:t>
        </w:r>
      </w:ins>
      <w:ins w:id="473" w:author="Furl, Nicholas" w:date="2026-07-02T09:55:00Z">
        <w:r w:rsidRPr="00BE2C87">
          <w:rPr>
            <w:rFonts w:cs="Arial Unicode MS"/>
            <w:lang w:val="en-GB"/>
            <w14:textOutline w14:w="0" w14:cap="flat" w14:cmpd="sng" w14:algn="ctr">
              <w14:noFill/>
              <w14:prstDash w14:val="solid"/>
              <w14:bevel/>
            </w14:textOutline>
          </w:rPr>
          <w:t>.</w:t>
        </w:r>
      </w:ins>
    </w:p>
    <w:p w14:paraId="78997760" w14:textId="030B1306" w:rsidR="00BE2C87" w:rsidRPr="00BE2C87" w:rsidRDefault="00BE2C87" w:rsidP="00BE2C87">
      <w:pPr>
        <w:pStyle w:val="BodyA"/>
        <w:spacing w:after="288" w:line="480" w:lineRule="auto"/>
        <w:ind w:firstLine="720"/>
        <w:rPr>
          <w:ins w:id="474" w:author="Furl, Nicholas" w:date="2026-07-02T09:55:00Z"/>
          <w:rFonts w:cs="Arial Unicode MS"/>
          <w:lang w:val="en-GB"/>
          <w14:textOutline w14:w="0" w14:cap="flat" w14:cmpd="sng" w14:algn="ctr">
            <w14:noFill/>
            <w14:prstDash w14:val="solid"/>
            <w14:bevel/>
          </w14:textOutline>
        </w:rPr>
      </w:pPr>
      <w:ins w:id="475" w:author="Furl, Nicholas" w:date="2026-07-02T09:55:00Z">
        <w:r w:rsidRPr="00BE2C87">
          <w:rPr>
            <w:rFonts w:cs="Arial Unicode MS"/>
            <w:lang w:val="en-GB"/>
            <w14:textOutline w14:w="0" w14:cap="flat" w14:cmpd="sng" w14:algn="ctr">
              <w14:noFill/>
              <w14:prstDash w14:val="solid"/>
              <w14:bevel/>
            </w14:textOutline>
          </w:rPr>
          <w:t xml:space="preserve">For the decline action, the current option was rejected and could not be </w:t>
        </w:r>
      </w:ins>
      <w:ins w:id="476" w:author="Furl, Nicholas" w:date="2026-07-02T13:57:00Z" w16du:dateUtc="2026-07-02T12:57:00Z">
        <w:r w:rsidR="000B4F1F">
          <w:rPr>
            <w:rFonts w:cs="Arial Unicode MS"/>
            <w:lang w:val="en-GB"/>
            <w14:textOutline w14:w="0" w14:cap="flat" w14:cmpd="sng" w14:algn="ctr">
              <w14:noFill/>
              <w14:prstDash w14:val="solid"/>
              <w14:bevel/>
            </w14:textOutline>
          </w:rPr>
          <w:t>r</w:t>
        </w:r>
      </w:ins>
      <w:ins w:id="477" w:author="Furl, Nicholas" w:date="2026-07-02T13:56:00Z" w16du:dateUtc="2026-07-02T12:56:00Z">
        <w:r w:rsidR="000B4F1F">
          <w:rPr>
            <w:rFonts w:cs="Arial Unicode MS"/>
            <w:lang w:val="en-GB"/>
            <w14:textOutline w14:w="0" w14:cap="flat" w14:cmpd="sng" w14:algn="ctr">
              <w14:noFill/>
              <w14:prstDash w14:val="solid"/>
              <w14:bevel/>
            </w14:textOutline>
          </w:rPr>
          <w:t>ecalled</w:t>
        </w:r>
      </w:ins>
      <w:ins w:id="478" w:author="Furl, Nicholas" w:date="2026-07-02T09:55:00Z">
        <w:r w:rsidRPr="00BE2C87">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ins>
    </w:p>
    <w:p w14:paraId="328598C2" w14:textId="19B9EF9B" w:rsidR="00BE2C87" w:rsidRPr="00BE2C87" w:rsidRDefault="00000000" w:rsidP="00BE2C87">
      <w:pPr>
        <w:pStyle w:val="BodyA"/>
        <w:spacing w:after="288" w:line="480" w:lineRule="auto"/>
        <w:ind w:firstLine="720"/>
        <w:rPr>
          <w:ins w:id="479"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w:ins w:id="480" w:author="Furl, Nicholas" w:date="2026-07-02T09:55:00Z">
              <m:rPr>
                <m:sty m:val="p"/>
              </m:rPr>
              <w:rPr>
                <w:rFonts w:cs="Arial Unicode MS"/>
                <w:lang w:val="en-GB"/>
                <w14:textOutline w14:w="0" w14:cap="flat" w14:cmpd="sng" w14:algn="ctr">
                  <w14:noFill/>
                  <w14:prstDash w14:val="solid"/>
                  <w14:bevel/>
                </w14:textOutline>
              </w:rPr>
              <w:br/>
            </w:ins>
          </m:r>
        </m:oMath>
      </m:oMathPara>
    </w:p>
    <w:p w14:paraId="4A42201F" w14:textId="5F91D680" w:rsidR="00BE2C87" w:rsidRPr="00BE2C87" w:rsidRDefault="00BE2C87">
      <w:pPr>
        <w:pStyle w:val="BodyA"/>
        <w:spacing w:after="288" w:line="480" w:lineRule="auto"/>
        <w:rPr>
          <w:ins w:id="481" w:author="Furl, Nicholas" w:date="2026-07-02T09:55:00Z"/>
          <w:rFonts w:cs="Arial Unicode MS"/>
          <w:lang w:val="en-GB"/>
          <w14:textOutline w14:w="0" w14:cap="flat" w14:cmpd="sng" w14:algn="ctr">
            <w14:noFill/>
            <w14:prstDash w14:val="solid"/>
            <w14:bevel/>
          </w14:textOutline>
        </w:rPr>
        <w:pPrChange w:id="482" w:author="Furl, Nicholas" w:date="2026-07-02T10:41:00Z" w16du:dateUtc="2026-07-02T09:41:00Z">
          <w:pPr>
            <w:pStyle w:val="BodyA"/>
            <w:spacing w:after="288" w:line="480" w:lineRule="auto"/>
            <w:ind w:firstLine="720"/>
          </w:pPr>
        </w:pPrChange>
      </w:pPr>
      <w:ins w:id="483" w:author="Furl, Nicholas" w:date="2026-07-02T09:55:00Z">
        <w:r w:rsidRPr="00BE2C87">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w:ins>
      <m:oMath>
        <m:r>
          <w:ins w:id="484" w:author="Furl, Nicholas" w:date="2026-07-02T09:55:00Z">
            <w:rPr>
              <w:rFonts w:ascii="Cambria Math" w:hAnsi="Cambria Math" w:cs="Arial Unicode MS"/>
              <w:lang w:val="en-GB"/>
              <w14:textOutline w14:w="0" w14:cap="flat" w14:cmpd="sng" w14:algn="ctr">
                <w14:noFill/>
                <w14:prstDash w14:val="solid"/>
                <w14:bevel/>
              </w14:textOutline>
            </w:rPr>
            <m:t>j</m:t>
          </w:ins>
        </m:r>
      </m:oMath>
      <w:ins w:id="485" w:author="Furl, Nicholas" w:date="2026-07-02T09:55:00Z">
        <w:r w:rsidRPr="00BE2C87">
          <w:rPr>
            <w:rFonts w:cs="Arial Unicode MS"/>
            <w:lang w:val="en-GB"/>
            <w14:textOutline w14:w="0" w14:cap="flat" w14:cmpd="sng" w14:algn="ctr">
              <w14:noFill/>
              <w14:prstDash w14:val="solid"/>
              <w14:bevel/>
            </w14:textOutline>
          </w:rPr>
          <w:t xml:space="preserve">, weighted by how probable those states are under the model’s </w:t>
        </w:r>
      </w:ins>
      <w:ins w:id="486" w:author="Furl, Nicholas" w:date="2026-07-02T13:58:00Z" w16du:dateUtc="2026-07-02T12:58:00Z">
        <w:r w:rsidR="000B4F1F">
          <w:rPr>
            <w:rFonts w:cs="Arial Unicode MS"/>
            <w:lang w:val="en-GB"/>
            <w14:textOutline w14:w="0" w14:cap="flat" w14:cmpd="sng" w14:algn="ctr">
              <w14:noFill/>
              <w14:prstDash w14:val="solid"/>
              <w14:bevel/>
            </w14:textOutline>
          </w:rPr>
          <w:t xml:space="preserve">current </w:t>
        </w:r>
        <w:r w:rsidR="000B4F1F" w:rsidRPr="00BE2C87">
          <w:rPr>
            <w:rFonts w:cs="Arial Unicode MS"/>
            <w:lang w:val="en-GB"/>
            <w14:textOutline w14:w="0" w14:cap="flat" w14:cmpd="sng" w14:algn="ctr">
              <w14:noFill/>
              <w14:prstDash w14:val="solid"/>
              <w14:bevel/>
            </w14:textOutline>
          </w:rPr>
          <w:t xml:space="preserve">predictive </w:t>
        </w:r>
      </w:ins>
      <w:ins w:id="487" w:author="Furl, Nicholas" w:date="2026-07-02T13:57:00Z" w16du:dateUtc="2026-07-02T12:57:00Z">
        <w:r w:rsidR="000B4F1F">
          <w:rPr>
            <w:rFonts w:cs="Arial Unicode MS"/>
            <w:lang w:val="en-GB"/>
            <w14:textOutline w14:w="0" w14:cap="flat" w14:cmpd="sng" w14:algn="ctr">
              <w14:noFill/>
              <w14:prstDash w14:val="solid"/>
              <w14:bevel/>
            </w14:textOutline>
          </w:rPr>
          <w:t xml:space="preserve">belief about </w:t>
        </w:r>
      </w:ins>
      <w:ins w:id="488" w:author="Furl, Nicholas" w:date="2026-07-02T13:58:00Z" w16du:dateUtc="2026-07-02T12:58:00Z">
        <w:r w:rsidR="000B4F1F">
          <w:rPr>
            <w:rFonts w:cs="Arial Unicode MS"/>
            <w:lang w:val="en-GB"/>
            <w14:textOutline w14:w="0" w14:cap="flat" w14:cmpd="sng" w14:algn="ctr">
              <w14:noFill/>
              <w14:prstDash w14:val="solid"/>
              <w14:bevel/>
            </w14:textOutline>
          </w:rPr>
          <w:t>the</w:t>
        </w:r>
      </w:ins>
      <w:ins w:id="489" w:author="Furl, Nicholas" w:date="2026-07-02T13:57:00Z" w16du:dateUtc="2026-07-02T12:57:00Z">
        <w:r w:rsidR="000B4F1F">
          <w:rPr>
            <w:rFonts w:cs="Arial Unicode MS"/>
            <w:lang w:val="en-GB"/>
            <w14:textOutline w14:w="0" w14:cap="flat" w14:cmpd="sng" w14:algn="ctr">
              <w14:noFill/>
              <w14:prstDash w14:val="solid"/>
              <w14:bevel/>
            </w14:textOutline>
          </w:rPr>
          <w:t xml:space="preserve"> </w:t>
        </w:r>
      </w:ins>
      <w:ins w:id="490" w:author="Furl, Nicholas" w:date="2026-07-02T09:55:00Z">
        <w:r w:rsidRPr="00BE2C87">
          <w:rPr>
            <w:rFonts w:cs="Arial Unicode MS"/>
            <w:lang w:val="en-GB"/>
            <w14:textOutline w14:w="0" w14:cap="flat" w14:cmpd="sng" w14:algn="ctr">
              <w14:noFill/>
              <w14:prstDash w14:val="solid"/>
              <w14:bevel/>
            </w14:textOutline>
          </w:rPr>
          <w:t>distribution over future option values.</w:t>
        </w:r>
      </w:ins>
    </w:p>
    <w:p w14:paraId="65D71056" w14:textId="6379D80C" w:rsidR="00BE2C87" w:rsidRPr="008C4C73" w:rsidRDefault="008479C2">
      <w:pPr>
        <w:pStyle w:val="BodyA"/>
        <w:spacing w:after="288" w:line="480" w:lineRule="auto"/>
        <w:rPr>
          <w:ins w:id="491" w:author="Furl, Nicholas" w:date="2026-07-02T09:55:00Z"/>
          <w:rFonts w:cs="Arial Unicode MS"/>
          <w:lang w:val="en-GB"/>
          <w14:textOutline w14:w="0" w14:cap="flat" w14:cmpd="sng" w14:algn="ctr">
            <w14:noFill/>
            <w14:prstDash w14:val="solid"/>
            <w14:bevel/>
          </w14:textOutline>
          <w:rPrChange w:id="492" w:author="Furl, Nicholas" w:date="2026-07-02T10:42:00Z" w16du:dateUtc="2026-07-02T09:42:00Z">
            <w:rPr>
              <w:ins w:id="493" w:author="Furl, Nicholas" w:date="2026-07-02T09:55:00Z"/>
              <w:rFonts w:cs="Arial Unicode MS"/>
              <w:b/>
              <w:bCs/>
              <w:lang w:val="en-GB"/>
              <w14:textOutline w14:w="0" w14:cap="flat" w14:cmpd="sng" w14:algn="ctr">
                <w14:noFill/>
                <w14:prstDash w14:val="solid"/>
                <w14:bevel/>
              </w14:textOutline>
            </w:rPr>
          </w:rPrChange>
        </w:rPr>
        <w:pPrChange w:id="494" w:author="Furl, Nicholas" w:date="2026-07-02T10:42:00Z" w16du:dateUtc="2026-07-02T09:42:00Z">
          <w:pPr>
            <w:pStyle w:val="BodyA"/>
            <w:spacing w:after="288" w:line="480" w:lineRule="auto"/>
            <w:ind w:firstLine="720"/>
          </w:pPr>
        </w:pPrChange>
      </w:pPr>
      <w:ins w:id="495" w:author="Furl, Nicholas" w:date="2026-07-02T13:59:00Z" w16du:dateUtc="2026-07-02T12:59:00Z">
        <w:r>
          <w:rPr>
            <w:rFonts w:cs="Arial Unicode MS"/>
            <w:lang w:val="en-GB"/>
            <w14:textOutline w14:w="0" w14:cap="flat" w14:cmpd="sng" w14:algn="ctr">
              <w14:noFill/>
              <w14:prstDash w14:val="solid"/>
              <w14:bevel/>
            </w14:textOutline>
          </w:rPr>
          <w:t>Backwards</w:t>
        </w:r>
      </w:ins>
      <w:ins w:id="496" w:author="Furl, Nicholas" w:date="2026-07-02T09:55:00Z">
        <w:r w:rsidR="00BE2C87" w:rsidRPr="008C4C73">
          <w:rPr>
            <w:rFonts w:cs="Arial Unicode MS"/>
            <w:lang w:val="en-GB"/>
            <w14:textOutline w14:w="0" w14:cap="flat" w14:cmpd="sng" w14:algn="ctr">
              <w14:noFill/>
              <w14:prstDash w14:val="solid"/>
              <w14:bevel/>
            </w14:textOutline>
            <w:rPrChange w:id="497" w:author="Furl, Nicholas" w:date="2026-07-02T10:42:00Z" w16du:dateUtc="2026-07-02T09:42:00Z">
              <w:rPr>
                <w:rFonts w:cs="Arial Unicode MS"/>
                <w:b/>
                <w:bCs/>
                <w:lang w:val="en-GB"/>
                <w14:textOutline w14:w="0" w14:cap="flat" w14:cmpd="sng" w14:algn="ctr">
                  <w14:noFill/>
                  <w14:prstDash w14:val="solid"/>
                  <w14:bevel/>
                </w14:textOutline>
              </w:rPr>
            </w:rPrChange>
          </w:rPr>
          <w:t xml:space="preserve"> induction</w:t>
        </w:r>
      </w:ins>
    </w:p>
    <w:p w14:paraId="3D5CE6B0" w14:textId="17456DF7" w:rsidR="006D5FAE" w:rsidRDefault="00BE2C87" w:rsidP="00BE2C87">
      <w:pPr>
        <w:pStyle w:val="BodyA"/>
        <w:spacing w:after="288" w:line="480" w:lineRule="auto"/>
        <w:ind w:firstLine="720"/>
        <w:rPr>
          <w:ins w:id="498" w:author="Furl, Nicholas" w:date="2026-07-02T14:29:00Z" w16du:dateUtc="2026-07-02T13:29:00Z"/>
          <w:rFonts w:cs="Arial Unicode MS"/>
          <w14:textOutline w14:w="0" w14:cap="flat" w14:cmpd="sng" w14:algn="ctr">
            <w14:noFill/>
            <w14:prstDash w14:val="solid"/>
            <w14:bevel/>
          </w14:textOutline>
        </w:rPr>
      </w:pPr>
      <w:ins w:id="499" w:author="Furl, Nicholas" w:date="2026-07-02T09:55:00Z">
        <w:r w:rsidRPr="00BE2C87">
          <w:rPr>
            <w:rFonts w:cs="Arial Unicode MS"/>
            <w:lang w:val="en-GB"/>
            <w14:textOutline w14:w="0" w14:cap="flat" w14:cmpd="sng" w14:algn="ctr">
              <w14:noFill/>
              <w14:prstDash w14:val="solid"/>
              <w14:bevel/>
            </w14:textOutline>
          </w:rPr>
          <w:t xml:space="preserve">The expected value of </w:t>
        </w:r>
      </w:ins>
      <w:ins w:id="500" w:author="Furl, Nicholas" w:date="2026-07-02T10:42:00Z" w16du:dateUtc="2026-07-02T09:42:00Z">
        <w:r w:rsidR="005A016C">
          <w:rPr>
            <w:rFonts w:cs="Arial Unicode MS"/>
            <w:lang w:val="en-GB"/>
            <w14:textOutline w14:w="0" w14:cap="flat" w14:cmpd="sng" w14:algn="ctr">
              <w14:noFill/>
              <w14:prstDash w14:val="solid"/>
              <w14:bevel/>
            </w14:textOutline>
          </w:rPr>
          <w:t>samp</w:t>
        </w:r>
      </w:ins>
      <w:ins w:id="501" w:author="Furl, Nicholas" w:date="2026-07-02T10:43:00Z" w16du:dateUtc="2026-07-02T09:43:00Z">
        <w:r w:rsidR="005A016C">
          <w:rPr>
            <w:rFonts w:cs="Arial Unicode MS"/>
            <w:lang w:val="en-GB"/>
            <w14:textOutline w14:w="0" w14:cap="flat" w14:cmpd="sng" w14:algn="ctr">
              <w14:noFill/>
              <w14:prstDash w14:val="solid"/>
              <w14:bevel/>
            </w14:textOutline>
          </w:rPr>
          <w:t>ling again</w:t>
        </w:r>
      </w:ins>
      <w:ins w:id="502" w:author="Furl, Nicholas" w:date="2026-07-02T09:55:00Z">
        <w:r w:rsidRPr="00BE2C87">
          <w:rPr>
            <w:rFonts w:cs="Arial Unicode MS"/>
            <w:lang w:val="en-GB"/>
            <w14:textOutline w14:w="0" w14:cap="flat" w14:cmpd="sng" w14:algn="ctr">
              <w14:noFill/>
              <w14:prstDash w14:val="solid"/>
              <w14:bevel/>
            </w14:textOutline>
          </w:rPr>
          <w:t xml:space="preserve"> was computed </w:t>
        </w:r>
      </w:ins>
      <w:ins w:id="503" w:author="Furl, Nicholas" w:date="2026-07-02T13:58:00Z" w16du:dateUtc="2026-07-02T12:58:00Z">
        <w:r w:rsidR="008479C2">
          <w:rPr>
            <w:rFonts w:cs="Arial Unicode MS"/>
            <w:lang w:val="en-GB"/>
            <w14:textOutline w14:w="0" w14:cap="flat" w14:cmpd="sng" w14:algn="ctr">
              <w14:noFill/>
              <w14:prstDash w14:val="solid"/>
              <w14:bevel/>
            </w14:textOutline>
          </w:rPr>
          <w:t>for every sample using b</w:t>
        </w:r>
      </w:ins>
      <w:ins w:id="504" w:author="Furl, Nicholas" w:date="2026-07-02T09:55:00Z">
        <w:r w:rsidRPr="00BE2C87">
          <w:rPr>
            <w:rFonts w:cs="Arial Unicode MS"/>
            <w:lang w:val="en-GB"/>
            <w14:textOutline w14:w="0" w14:cap="flat" w14:cmpd="sng" w14:algn="ctr">
              <w14:noFill/>
              <w14:prstDash w14:val="solid"/>
              <w14:bevel/>
            </w14:textOutline>
          </w:rPr>
          <w:t>ackward</w:t>
        </w:r>
      </w:ins>
      <w:ins w:id="505" w:author="Furl, Nicholas" w:date="2026-07-02T13:58:00Z" w16du:dateUtc="2026-07-02T12:58:00Z">
        <w:r w:rsidR="008479C2">
          <w:rPr>
            <w:rFonts w:cs="Arial Unicode MS"/>
            <w:lang w:val="en-GB"/>
            <w14:textOutline w14:w="0" w14:cap="flat" w14:cmpd="sng" w14:algn="ctr">
              <w14:noFill/>
              <w14:prstDash w14:val="solid"/>
              <w14:bevel/>
            </w14:textOutline>
          </w:rPr>
          <w:t>s</w:t>
        </w:r>
      </w:ins>
      <w:ins w:id="506" w:author="Furl, Nicholas" w:date="2026-07-02T09:55:00Z">
        <w:r w:rsidRPr="00BE2C87">
          <w:rPr>
            <w:rFonts w:cs="Arial Unicode MS"/>
            <w:lang w:val="en-GB"/>
            <w14:textOutline w14:w="0" w14:cap="flat" w14:cmpd="sng" w14:algn="ctr">
              <w14:noFill/>
              <w14:prstDash w14:val="solid"/>
              <w14:bevel/>
            </w14:textOutline>
          </w:rPr>
          <w:t xml:space="preserve"> induction. </w:t>
        </w:r>
      </w:ins>
      <w:ins w:id="507" w:author="Furl, Nicholas" w:date="2026-07-02T14:29:00Z" w16du:dateUtc="2026-07-02T13:29:00Z">
        <w:r w:rsidR="006D5FAE" w:rsidRPr="006D5FAE">
          <w:rPr>
            <w:rFonts w:cs="Arial Unicode MS"/>
            <w:lang w:val="en-GB"/>
            <w14:textOutline w14:w="0" w14:cap="flat" w14:cmpd="sng" w14:algn="ctr">
              <w14:noFill/>
              <w14:prstDash w14:val="solid"/>
              <w14:bevel/>
            </w14:textOutline>
          </w:rPr>
          <w:t>This computation is performed conditional on the agent’s current state and current predictive distribution.</w:t>
        </w:r>
        <w:r w:rsidR="006D5FAE">
          <w:rPr>
            <w:rFonts w:cs="Arial Unicode MS"/>
            <w:lang w:val="en-GB"/>
            <w14:textOutline w14:w="0" w14:cap="flat" w14:cmpd="sng" w14:algn="ctr">
              <w14:noFill/>
              <w14:prstDash w14:val="solid"/>
              <w14:bevel/>
            </w14:textOutline>
          </w:rPr>
          <w:t xml:space="preserve"> </w:t>
        </w:r>
      </w:ins>
      <w:ins w:id="508" w:author="Furl, Nicholas" w:date="2026-07-02T14:29:00Z">
        <w:r w:rsidR="006D5FAE" w:rsidRPr="006D5FAE">
          <w:rPr>
            <w:rFonts w:cs="Arial Unicode MS"/>
            <w14:textOutline w14:w="0" w14:cap="flat" w14:cmpd="sng" w14:algn="ctr">
              <w14:noFill/>
              <w14:prstDash w14:val="solid"/>
              <w14:bevel/>
            </w14:textOutline>
          </w:rPr>
          <w:t xml:space="preserve">At a given sequence position </w:t>
        </w:r>
      </w:ins>
      <m:oMath>
        <m:r>
          <w:ins w:id="509" w:author="Furl, Nicholas" w:date="2026-07-02T14:29:00Z">
            <w:rPr>
              <w:rFonts w:ascii="Cambria Math" w:hAnsi="Cambria Math" w:cs="Arial Unicode MS"/>
              <w14:textOutline w14:w="0" w14:cap="flat" w14:cmpd="sng" w14:algn="ctr">
                <w14:noFill/>
                <w14:prstDash w14:val="solid"/>
                <w14:bevel/>
              </w14:textOutline>
            </w:rPr>
            <m:t>t</m:t>
          </w:ins>
        </m:r>
      </m:oMath>
      <w:ins w:id="510" w:author="Furl, Nicholas" w:date="2026-07-02T14:29:00Z">
        <w:r w:rsidR="006D5FAE" w:rsidRPr="006D5FAE">
          <w:rPr>
            <w:rFonts w:cs="Arial Unicode MS"/>
            <w14:textOutline w14:w="0" w14:cap="flat" w14:cmpd="sng" w14:algn="ctr">
              <w14:noFill/>
              <w14:prstDash w14:val="solid"/>
              <w14:bevel/>
            </w14:textOutline>
          </w:rPr>
          <w:t xml:space="preserve">, the </w:t>
        </w:r>
      </w:ins>
      <w:ins w:id="511" w:author="Furl, Nicholas" w:date="2026-07-02T14:29:00Z" w16du:dateUtc="2026-07-02T13:29:00Z">
        <w:r w:rsidR="006D5FAE">
          <w:rPr>
            <w:rFonts w:cs="Arial Unicode MS"/>
            <w14:textOutline w14:w="0" w14:cap="flat" w14:cmpd="sng" w14:algn="ctr">
              <w14:noFill/>
              <w14:prstDash w14:val="solid"/>
              <w14:bevel/>
            </w14:textOutline>
          </w:rPr>
          <w:t>agent</w:t>
        </w:r>
      </w:ins>
      <w:ins w:id="512" w:author="Furl, Nicholas" w:date="2026-07-02T14:29:00Z">
        <w:r w:rsidR="006D5FAE" w:rsidRPr="006D5FAE">
          <w:rPr>
            <w:rFonts w:cs="Arial Unicode MS"/>
            <w14:textOutline w14:w="0" w14:cap="flat" w14:cmpd="sng" w14:algn="ctr">
              <w14:noFill/>
              <w14:prstDash w14:val="solid"/>
              <w14:bevel/>
            </w14:textOutline>
          </w:rPr>
          <w:t xml:space="preserve"> </w:t>
        </w:r>
      </w:ins>
      <w:ins w:id="513" w:author="Furl, Nicholas" w:date="2026-07-02T14:29:00Z" w16du:dateUtc="2026-07-02T13:29:00Z">
        <w:r w:rsidR="006D5FAE">
          <w:rPr>
            <w:rFonts w:cs="Arial Unicode MS"/>
            <w14:textOutline w14:w="0" w14:cap="flat" w14:cmpd="sng" w14:algn="ctr">
              <w14:noFill/>
              <w14:prstDash w14:val="solid"/>
              <w14:bevel/>
            </w14:textOutline>
          </w:rPr>
          <w:t xml:space="preserve">uses its beliefs about options to </w:t>
        </w:r>
      </w:ins>
      <w:ins w:id="514" w:author="Furl, Nicholas" w:date="2026-07-02T15:14:00Z" w16du:dateUtc="2026-07-02T14:14:00Z">
        <w:r w:rsidR="00B80990">
          <w:rPr>
            <w:rFonts w:cs="Arial Unicode MS"/>
            <w14:textOutline w14:w="0" w14:cap="flat" w14:cmpd="sng" w14:algn="ctr">
              <w14:noFill/>
              <w14:prstDash w14:val="solid"/>
              <w14:bevel/>
            </w14:textOutline>
          </w:rPr>
          <w:t>compute the expected value of future outcomes if it</w:t>
        </w:r>
      </w:ins>
      <w:ins w:id="515" w:author="Furl, Nicholas" w:date="2026-07-02T14:29:00Z">
        <w:r w:rsidR="006D5FAE" w:rsidRPr="006D5FAE">
          <w:rPr>
            <w:rFonts w:cs="Arial Unicode MS"/>
            <w14:textOutline w14:w="0" w14:cap="flat" w14:cmpd="sng" w14:algn="ctr">
              <w14:noFill/>
              <w14:prstDash w14:val="solid"/>
              <w14:bevel/>
            </w14:textOutline>
          </w:rPr>
          <w:t xml:space="preserve"> </w:t>
        </w:r>
      </w:ins>
      <w:ins w:id="516" w:author="Furl, Nicholas" w:date="2026-07-02T14:30:00Z" w16du:dateUtc="2026-07-02T13:30:00Z">
        <w:r w:rsidR="006D5FAE">
          <w:rPr>
            <w:rFonts w:cs="Arial Unicode MS"/>
            <w14:textOutline w14:w="0" w14:cap="flat" w14:cmpd="sng" w14:algn="ctr">
              <w14:noFill/>
              <w14:prstDash w14:val="solid"/>
              <w14:bevel/>
            </w14:textOutline>
          </w:rPr>
          <w:t xml:space="preserve">it </w:t>
        </w:r>
      </w:ins>
      <w:ins w:id="517" w:author="Furl, Nicholas" w:date="2026-07-02T14:29:00Z">
        <w:r w:rsidR="006D5FAE" w:rsidRPr="006D5FAE">
          <w:rPr>
            <w:rFonts w:cs="Arial Unicode MS"/>
            <w14:textOutline w14:w="0" w14:cap="flat" w14:cmpd="sng" w14:algn="ctr">
              <w14:noFill/>
              <w14:prstDash w14:val="solid"/>
              <w14:bevel/>
            </w14:textOutline>
          </w:rPr>
          <w:t>decline</w:t>
        </w:r>
      </w:ins>
      <w:ins w:id="518" w:author="Furl, Nicholas" w:date="2026-07-02T15:14:00Z" w16du:dateUtc="2026-07-02T14:14:00Z">
        <w:r w:rsidR="00B80990">
          <w:rPr>
            <w:rFonts w:cs="Arial Unicode MS"/>
            <w14:textOutline w14:w="0" w14:cap="flat" w14:cmpd="sng" w14:algn="ctr">
              <w14:noFill/>
              <w14:prstDash w14:val="solid"/>
              <w14:bevel/>
            </w14:textOutline>
          </w:rPr>
          <w:t>s</w:t>
        </w:r>
      </w:ins>
      <w:ins w:id="519" w:author="Furl, Nicholas" w:date="2026-07-02T14:29:00Z">
        <w:r w:rsidR="006D5FAE" w:rsidRPr="006D5FAE">
          <w:rPr>
            <w:rFonts w:cs="Arial Unicode MS"/>
            <w14:textOutline w14:w="0" w14:cap="flat" w14:cmpd="sng" w14:algn="ctr">
              <w14:noFill/>
              <w14:prstDash w14:val="solid"/>
              <w14:bevel/>
            </w14:textOutline>
          </w:rPr>
          <w:t xml:space="preserve"> the current option and then </w:t>
        </w:r>
      </w:ins>
      <w:ins w:id="520" w:author="Furl, Nicholas" w:date="2026-07-02T14:31:00Z" w16du:dateUtc="2026-07-02T13:31:00Z">
        <w:r w:rsidR="006D5FAE">
          <w:rPr>
            <w:rFonts w:cs="Arial Unicode MS"/>
            <w14:textOutline w14:w="0" w14:cap="flat" w14:cmpd="sng" w14:algn="ctr">
              <w14:noFill/>
              <w14:prstDash w14:val="solid"/>
              <w14:bevel/>
            </w14:textOutline>
          </w:rPr>
          <w:t>continue</w:t>
        </w:r>
      </w:ins>
      <w:ins w:id="521" w:author="Furl, Nicholas" w:date="2026-07-02T15:14:00Z" w16du:dateUtc="2026-07-02T14:14:00Z">
        <w:r w:rsidR="00B80990">
          <w:rPr>
            <w:rFonts w:cs="Arial Unicode MS"/>
            <w14:textOutline w14:w="0" w14:cap="flat" w14:cmpd="sng" w14:algn="ctr">
              <w14:noFill/>
              <w14:prstDash w14:val="solid"/>
              <w14:bevel/>
            </w14:textOutline>
          </w:rPr>
          <w:t>s</w:t>
        </w:r>
      </w:ins>
      <w:ins w:id="522" w:author="Furl, Nicholas" w:date="2026-07-02T14:31:00Z" w16du:dateUtc="2026-07-02T13:31:00Z">
        <w:r w:rsidR="006D5FAE">
          <w:rPr>
            <w:rFonts w:cs="Arial Unicode MS"/>
            <w14:textOutline w14:w="0" w14:cap="flat" w14:cmpd="sng" w14:algn="ctr">
              <w14:noFill/>
              <w14:prstDash w14:val="solid"/>
              <w14:bevel/>
            </w14:textOutline>
          </w:rPr>
          <w:t xml:space="preserve"> the same evaluation procedure </w:t>
        </w:r>
      </w:ins>
      <w:ins w:id="523" w:author="Furl, Nicholas" w:date="2026-07-02T14:29:00Z">
        <w:r w:rsidR="006D5FAE" w:rsidRPr="006D5FAE">
          <w:rPr>
            <w:rFonts w:cs="Arial Unicode MS"/>
            <w14:textOutline w14:w="0" w14:cap="flat" w14:cmpd="sng" w14:algn="ctr">
              <w14:noFill/>
              <w14:prstDash w14:val="solid"/>
              <w14:bevel/>
            </w14:textOutline>
          </w:rPr>
          <w:t>over the remaining positions. To do this, the model works recursively from the terminal position back toward</w:t>
        </w:r>
      </w:ins>
      <w:ins w:id="524" w:author="Furl, Nicholas" w:date="2026-07-02T14:31:00Z" w16du:dateUtc="2026-07-02T13:31:00Z">
        <w:r w:rsidR="006D5FAE">
          <w:rPr>
            <w:rFonts w:cs="Arial Unicode MS"/>
            <w14:textOutline w14:w="0" w14:cap="flat" w14:cmpd="sng" w14:algn="ctr">
              <w14:noFill/>
              <w14:prstDash w14:val="solid"/>
              <w14:bevel/>
            </w14:textOutline>
          </w:rPr>
          <w:t>s</w:t>
        </w:r>
      </w:ins>
      <w:ins w:id="525" w:author="Furl, Nicholas" w:date="2026-07-02T14:29:00Z">
        <w:r w:rsidR="006D5FAE" w:rsidRPr="006D5FAE">
          <w:rPr>
            <w:rFonts w:cs="Arial Unicode MS"/>
            <w14:textOutline w14:w="0" w14:cap="flat" w14:cmpd="sng" w14:algn="ctr">
              <w14:noFill/>
              <w14:prstDash w14:val="solid"/>
              <w14:bevel/>
            </w14:textOutline>
          </w:rPr>
          <w:t xml:space="preserve"> the current position.</w:t>
        </w:r>
      </w:ins>
    </w:p>
    <w:p w14:paraId="069AB399" w14:textId="67B2470F" w:rsidR="00BE2C87" w:rsidRPr="00BE2C87" w:rsidRDefault="00BE2C87" w:rsidP="00BE2C87">
      <w:pPr>
        <w:pStyle w:val="BodyA"/>
        <w:spacing w:after="288" w:line="480" w:lineRule="auto"/>
        <w:ind w:firstLine="720"/>
        <w:rPr>
          <w:ins w:id="526" w:author="Furl, Nicholas" w:date="2026-07-02T09:55:00Z"/>
          <w:rFonts w:cs="Arial Unicode MS"/>
          <w:lang w:val="en-GB"/>
          <w14:textOutline w14:w="0" w14:cap="flat" w14:cmpd="sng" w14:algn="ctr">
            <w14:noFill/>
            <w14:prstDash w14:val="solid"/>
            <w14:bevel/>
          </w14:textOutline>
        </w:rPr>
      </w:pPr>
      <w:ins w:id="527" w:author="Furl, Nicholas" w:date="2026-07-02T09:55:00Z">
        <w:r w:rsidRPr="00BE2C87">
          <w:rPr>
            <w:rFonts w:cs="Arial Unicode MS"/>
            <w:lang w:val="en-GB"/>
            <w14:textOutline w14:w="0" w14:cap="flat" w14:cmpd="sng" w14:algn="ctr">
              <w14:noFill/>
              <w14:prstDash w14:val="solid"/>
              <w14:bevel/>
            </w14:textOutline>
          </w:rPr>
          <w:lastRenderedPageBreak/>
          <w:t>At the final sequence position, the agent has no opportunity to sample again; the final option must be accepted. Therefore, the utility of each possible final state is just the reward value of accepting the final option:</w:t>
        </w:r>
      </w:ins>
    </w:p>
    <w:p w14:paraId="77E8ADD3" w14:textId="22BF1838" w:rsidR="00BE2C87" w:rsidRPr="00BE2C87" w:rsidRDefault="00000000" w:rsidP="00BE2C87">
      <w:pPr>
        <w:pStyle w:val="BodyA"/>
        <w:spacing w:after="288" w:line="480" w:lineRule="auto"/>
        <w:ind w:firstLine="720"/>
        <w:rPr>
          <w:ins w:id="528"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2008F4" w:rsidRDefault="00BE2C87" w:rsidP="00DC1780">
      <w:pPr>
        <w:pStyle w:val="BodyA"/>
        <w:spacing w:after="288" w:line="480" w:lineRule="auto"/>
        <w:rPr>
          <w:ins w:id="529" w:author="Furl, Nicholas" w:date="2026-07-02T14:34:00Z" w16du:dateUtc="2026-07-02T13:34:00Z"/>
          <w:rFonts w:cs="Arial Unicode MS"/>
          <w:lang w:val="en-GB"/>
          <w14:textOutline w14:w="0" w14:cap="flat" w14:cmpd="sng" w14:algn="ctr">
            <w14:noFill/>
            <w14:prstDash w14:val="solid"/>
            <w14:bevel/>
          </w14:textOutline>
        </w:rPr>
      </w:pPr>
      <w:ins w:id="530" w:author="Furl, Nicholas" w:date="2026-07-02T09:55:00Z">
        <w:r w:rsidRPr="00BE2C87">
          <w:rPr>
            <w:rFonts w:cs="Arial Unicode MS"/>
            <w:lang w:val="en-GB"/>
            <w14:textOutline w14:w="0" w14:cap="flat" w14:cmpd="sng" w14:algn="ctr">
              <w14:noFill/>
              <w14:prstDash w14:val="solid"/>
              <w14:bevel/>
            </w14:textOutline>
          </w:rPr>
          <w:t xml:space="preserve">This does not mean that the model knows in advance which image will appear in the final position of an actual sequence. Rather, it means that the model can compute </w:t>
        </w:r>
      </w:ins>
      <w:ins w:id="531" w:author="Furl, Nicholas" w:date="2026-07-02T11:30:00Z" w16du:dateUtc="2026-07-02T10:30:00Z">
        <w:r w:rsidR="00032C21">
          <w:rPr>
            <w:rFonts w:cs="Arial Unicode MS"/>
            <w:lang w:val="en-GB"/>
            <w14:textOutline w14:w="0" w14:cap="flat" w14:cmpd="sng" w14:algn="ctr">
              <w14:noFill/>
              <w14:prstDash w14:val="solid"/>
              <w14:bevel/>
            </w14:textOutline>
          </w:rPr>
          <w:t xml:space="preserve">predictions of </w:t>
        </w:r>
      </w:ins>
      <w:ins w:id="532" w:author="Furl, Nicholas" w:date="2026-07-02T09:55:00Z">
        <w:r w:rsidRPr="00BE2C87">
          <w:rPr>
            <w:rFonts w:cs="Arial Unicode MS"/>
            <w:lang w:val="en-GB"/>
            <w14:textOutline w14:w="0" w14:cap="flat" w14:cmpd="sng" w14:algn="ctr">
              <w14:noFill/>
              <w14:prstDash w14:val="solid"/>
              <w14:bevel/>
            </w14:textOutline>
          </w:rPr>
          <w:t xml:space="preserve">the value of possible final states under its </w:t>
        </w:r>
      </w:ins>
      <w:ins w:id="533" w:author="Furl, Nicholas" w:date="2026-07-02T14:32:00Z" w16du:dateUtc="2026-07-02T13:32:00Z">
        <w:r w:rsidR="009B567F">
          <w:rPr>
            <w:rFonts w:cs="Arial Unicode MS"/>
            <w:lang w:val="en-GB"/>
            <w14:textOutline w14:w="0" w14:cap="flat" w14:cmpd="sng" w14:algn="ctr">
              <w14:noFill/>
              <w14:prstDash w14:val="solid"/>
              <w14:bevel/>
            </w14:textOutline>
          </w:rPr>
          <w:t>current predictive</w:t>
        </w:r>
      </w:ins>
      <w:ins w:id="534" w:author="Furl, Nicholas" w:date="2026-07-02T11:30:00Z" w16du:dateUtc="2026-07-02T10:30:00Z">
        <w:r w:rsidR="00032C21">
          <w:rPr>
            <w:rFonts w:cs="Arial Unicode MS"/>
            <w:lang w:val="en-GB"/>
            <w14:textOutline w14:w="0" w14:cap="flat" w14:cmpd="sng" w14:algn="ctr">
              <w14:noFill/>
              <w14:prstDash w14:val="solid"/>
              <w14:bevel/>
            </w14:textOutline>
          </w:rPr>
          <w:t xml:space="preserve"> </w:t>
        </w:r>
      </w:ins>
      <w:ins w:id="535" w:author="Furl, Nicholas" w:date="2026-07-02T09:55:00Z">
        <w:r w:rsidRPr="00BE2C87">
          <w:rPr>
            <w:rFonts w:cs="Arial Unicode MS"/>
            <w:lang w:val="en-GB"/>
            <w14:textOutline w14:w="0" w14:cap="flat" w14:cmpd="sng" w14:algn="ctr">
              <w14:noFill/>
              <w14:prstDash w14:val="solid"/>
              <w14:bevel/>
            </w14:textOutline>
          </w:rPr>
          <w:t>distribution</w:t>
        </w:r>
      </w:ins>
      <w:ins w:id="536" w:author="Furl, Nicholas" w:date="2026-07-02T11:30:00Z" w16du:dateUtc="2026-07-02T10:30:00Z">
        <w:r w:rsidR="00032C21">
          <w:rPr>
            <w:rFonts w:cs="Arial Unicode MS"/>
            <w:lang w:val="en-GB"/>
            <w14:textOutline w14:w="0" w14:cap="flat" w14:cmpd="sng" w14:algn="ctr">
              <w14:noFill/>
              <w14:prstDash w14:val="solid"/>
              <w14:bevel/>
            </w14:textOutline>
          </w:rPr>
          <w:t xml:space="preserve"> of option values</w:t>
        </w:r>
      </w:ins>
      <w:ins w:id="537" w:author="Furl, Nicholas" w:date="2026-07-02T09:55:00Z">
        <w:r w:rsidRPr="00BE2C87">
          <w:rPr>
            <w:rFonts w:cs="Arial Unicode MS"/>
            <w:lang w:val="en-GB"/>
            <w14:textOutline w14:w="0" w14:cap="flat" w14:cmpd="sng" w14:algn="ctr">
              <w14:noFill/>
              <w14:prstDash w14:val="solid"/>
              <w14:bevel/>
            </w14:textOutline>
          </w:rPr>
          <w:t xml:space="preserve">. </w:t>
        </w:r>
      </w:ins>
      <w:ins w:id="538" w:author="Furl, Nicholas" w:date="2026-07-02T14:34:00Z" w16du:dateUtc="2026-07-02T13:34:00Z">
        <w:r w:rsidR="002008F4" w:rsidRPr="002008F4">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ins>
    </w:p>
    <w:p w14:paraId="1652D2FA" w14:textId="7724CEA5" w:rsidR="008C70D8" w:rsidRDefault="00237F0B">
      <w:pPr>
        <w:pStyle w:val="BodyA"/>
        <w:spacing w:after="288" w:line="480" w:lineRule="auto"/>
        <w:rPr>
          <w:ins w:id="539" w:author="Furl, Nicholas" w:date="2026-07-02T15:15:00Z" w16du:dateUtc="2026-07-02T14:15:00Z"/>
          <w:rFonts w:cs="Arial Unicode MS"/>
          <w:lang w:val="en-GB"/>
          <w14:textOutline w14:w="0" w14:cap="flat" w14:cmpd="sng" w14:algn="ctr">
            <w14:noFill/>
            <w14:prstDash w14:val="solid"/>
            <w14:bevel/>
          </w14:textOutline>
        </w:rPr>
        <w:pPrChange w:id="540" w:author="Furl, Nicholas" w:date="2026-07-02T15:15:00Z" w16du:dateUtc="2026-07-02T14:15:00Z">
          <w:pPr>
            <w:pStyle w:val="BodyA"/>
            <w:spacing w:after="288" w:line="480" w:lineRule="auto"/>
            <w:ind w:firstLine="720"/>
          </w:pPr>
        </w:pPrChange>
      </w:pPr>
      <w:ins w:id="541" w:author="Furl, Nicholas" w:date="2026-07-02T15:17:00Z" w16du:dateUtc="2026-07-02T14:17:00Z">
        <w:r>
          <w:rPr>
            <w:rFonts w:cs="Arial Unicode MS"/>
            <w:lang w:val="en-GB"/>
            <w14:textOutline w14:w="0" w14:cap="flat" w14:cmpd="sng" w14:algn="ctr">
              <w14:noFill/>
              <w14:prstDash w14:val="solid"/>
              <w14:bevel/>
            </w14:textOutline>
          </w:rPr>
          <w:t>F</w:t>
        </w:r>
      </w:ins>
      <w:ins w:id="542" w:author="Furl, Nicholas" w:date="2026-07-02T15:15:00Z" w16du:dateUtc="2026-07-02T14:15:00Z">
        <w:r w:rsidR="008C70D8" w:rsidRPr="008C70D8">
          <w:rPr>
            <w:rFonts w:cs="Arial Unicode MS"/>
            <w:lang w:val="en-GB"/>
            <w14:textOutline w14:w="0" w14:cap="flat" w14:cmpd="sng" w14:algn="ctr">
              <w14:noFill/>
              <w14:prstDash w14:val="solid"/>
              <w14:bevel/>
            </w14:textOutline>
          </w:rPr>
          <w:t>itted models</w:t>
        </w:r>
      </w:ins>
    </w:p>
    <w:p w14:paraId="0A2B8549" w14:textId="575BFE2C" w:rsidR="00237F0B" w:rsidRDefault="00BE2C87" w:rsidP="00237F0B">
      <w:pPr>
        <w:pStyle w:val="BodyA"/>
        <w:spacing w:after="288" w:line="480" w:lineRule="auto"/>
        <w:ind w:firstLine="720"/>
        <w:rPr>
          <w:ins w:id="543" w:author="Furl, Nicholas" w:date="2026-07-02T15:20:00Z" w16du:dateUtc="2026-07-02T14:20:00Z"/>
          <w:rStyle w:val="None"/>
          <w:lang w:val="en-GB"/>
        </w:rPr>
      </w:pPr>
      <w:ins w:id="544" w:author="Furl, Nicholas" w:date="2026-07-02T09:55:00Z">
        <w:r w:rsidRPr="00BE2C87">
          <w:rPr>
            <w:rFonts w:cs="Arial Unicode MS"/>
            <w:lang w:val="en-GB"/>
            <w14:textOutline w14:w="0" w14:cap="flat" w14:cmpd="sng" w14:algn="ctr">
              <w14:noFill/>
              <w14:prstDash w14:val="solid"/>
              <w14:bevel/>
            </w14:textOutline>
          </w:rPr>
          <w:t xml:space="preserve">The ground-truth benchmark </w:t>
        </w:r>
      </w:ins>
      <w:ins w:id="545" w:author="Furl, Nicholas" w:date="2026-07-02T15:21:00Z" w16du:dateUtc="2026-07-02T14:21:00Z">
        <w:r w:rsidR="0061727C">
          <w:rPr>
            <w:rFonts w:cs="Arial Unicode MS"/>
            <w:lang w:val="en-GB"/>
            <w14:textOutline w14:w="0" w14:cap="flat" w14:cmpd="sng" w14:algn="ctr">
              <w14:noFill/>
              <w14:prstDash w14:val="solid"/>
              <w14:bevel/>
            </w14:textOutline>
          </w:rPr>
          <w:t xml:space="preserve">employed the above framework but </w:t>
        </w:r>
      </w:ins>
      <w:ins w:id="546" w:author="Furl, Nicholas" w:date="2026-07-02T09:55:00Z">
        <w:r w:rsidRPr="00BE2C87">
          <w:rPr>
            <w:rFonts w:cs="Arial Unicode MS"/>
            <w:lang w:val="en-GB"/>
            <w14:textOutline w14:w="0" w14:cap="flat" w14:cmpd="sng" w14:algn="ctr">
              <w14:noFill/>
              <w14:prstDash w14:val="solid"/>
              <w14:bevel/>
            </w14:textOutline>
          </w:rPr>
          <w:t>contained no fitted cognitive parameter. It used the participant’s experienced rating distribution as the prior and assigned no intrinsic reward or penalty to sampling again.</w:t>
        </w:r>
      </w:ins>
      <w:ins w:id="547" w:author="Furl, Nicholas" w:date="2026-07-02T12:00:00Z" w16du:dateUtc="2026-07-02T11:00:00Z">
        <w:r w:rsidR="00CB2578">
          <w:rPr>
            <w:rFonts w:cs="Arial Unicode MS"/>
            <w:lang w:val="en-GB"/>
            <w14:textOutline w14:w="0" w14:cap="flat" w14:cmpd="sng" w14:algn="ctr">
              <w14:noFill/>
              <w14:prstDash w14:val="solid"/>
              <w14:bevel/>
            </w14:textOutline>
          </w:rPr>
          <w:t xml:space="preserve"> In contrast, </w:t>
        </w:r>
      </w:ins>
      <w:ins w:id="548" w:author="Furl, Nicholas" w:date="2026-07-02T15:19:00Z" w16du:dateUtc="2026-07-02T14:19:00Z">
        <w:r w:rsidR="00237F0B">
          <w:rPr>
            <w:rFonts w:cs="Arial Unicode MS"/>
            <w:lang w:val="en-GB"/>
            <w14:textOutline w14:w="0" w14:cap="flat" w14:cmpd="sng" w14:algn="ctr">
              <w14:noFill/>
              <w14:prstDash w14:val="solid"/>
              <w14:bevel/>
            </w14:textOutline>
          </w:rPr>
          <w:t xml:space="preserve">all </w:t>
        </w:r>
        <w:r w:rsidR="00237F0B" w:rsidRPr="00BC4B1E">
          <w:rPr>
            <w:rFonts w:cs="Arial Unicode MS"/>
            <w14:textOutline w14:w="0" w14:cap="flat" w14:cmpd="sng" w14:algn="ctr">
              <w14:noFill/>
              <w14:prstDash w14:val="solid"/>
              <w14:bevel/>
            </w14:textOutline>
          </w:rPr>
          <w:t xml:space="preserve">fitted models each included one theoretically motivated </w:t>
        </w:r>
        <w:r w:rsidR="00237F0B" w:rsidRPr="00C23312">
          <w:rPr>
            <w:rStyle w:val="None"/>
            <w:lang w:val="en-GB"/>
          </w:rPr>
          <w:t xml:space="preserve">and psychologically interpretable </w:t>
        </w:r>
        <w:r w:rsidR="00237F0B" w:rsidRPr="00BC4B1E">
          <w:rPr>
            <w:rFonts w:cs="Arial Unicode MS"/>
            <w14:textOutline w14:w="0" w14:cap="flat" w14:cmpd="sng" w14:algn="ctr">
              <w14:noFill/>
              <w14:prstDash w14:val="solid"/>
              <w14:bevel/>
            </w14:textOutline>
          </w:rPr>
          <w:t xml:space="preserve">parameter, and </w:t>
        </w:r>
        <w:r w:rsidR="00237F0B">
          <w:rPr>
            <w:rFonts w:cs="Arial Unicode MS"/>
            <w14:textOutline w14:w="0" w14:cap="flat" w14:cmpd="sng" w14:algn="ctr">
              <w14:noFill/>
              <w14:prstDash w14:val="solid"/>
              <w14:bevel/>
            </w14:textOutline>
          </w:rPr>
          <w:t xml:space="preserve">a </w:t>
        </w:r>
        <w:r w:rsidR="00237F0B" w:rsidRPr="00BC4B1E">
          <w:rPr>
            <w:rFonts w:cs="Arial Unicode MS"/>
            <w14:textOutline w14:w="0" w14:cap="flat" w14:cmpd="sng" w14:algn="ctr">
              <w14:noFill/>
              <w14:prstDash w14:val="solid"/>
              <w14:bevel/>
            </w14:textOutline>
          </w:rPr>
          <w:t>softmax inverse-temperature parameter</w:t>
        </w:r>
        <w:r w:rsidR="00237F0B">
          <w:rPr>
            <w:rFonts w:cs="Arial Unicode MS"/>
            <w14:textOutline w14:w="0" w14:cap="flat" w14:cmpd="sng" w14:algn="ctr">
              <w14:noFill/>
              <w14:prstDash w14:val="solid"/>
              <w14:bevel/>
            </w14:textOutline>
          </w:rPr>
          <w:t>, as</w:t>
        </w:r>
      </w:ins>
      <w:ins w:id="549" w:author="Furl, Nicholas" w:date="2026-07-02T15:20:00Z" w16du:dateUtc="2026-07-02T14:20:00Z">
        <w:r w:rsidR="0061727C">
          <w:rPr>
            <w:rFonts w:cs="Arial Unicode MS"/>
            <w14:textOutline w14:w="0" w14:cap="flat" w14:cmpd="sng" w14:algn="ctr">
              <w14:noFill/>
              <w14:prstDash w14:val="solid"/>
              <w14:bevel/>
            </w14:textOutline>
          </w:rPr>
          <w:t xml:space="preserve"> </w:t>
        </w:r>
      </w:ins>
      <w:ins w:id="550" w:author="Furl, Nicholas" w:date="2026-07-02T15:19:00Z" w16du:dateUtc="2026-07-02T14:19:00Z">
        <w:r w:rsidR="00237F0B" w:rsidRPr="00BC4B1E">
          <w:rPr>
            <w:rFonts w:cs="Arial Unicode MS"/>
            <w14:textOutline w14:w="0" w14:cap="flat" w14:cmpd="sng" w14:algn="ctr">
              <w14:noFill/>
              <w14:prstDash w14:val="solid"/>
              <w14:bevel/>
            </w14:textOutline>
          </w:rPr>
          <w:t>described below.</w:t>
        </w:r>
      </w:ins>
      <w:ins w:id="551" w:author="Furl, Nicholas" w:date="2026-07-02T12:00:00Z" w16du:dateUtc="2026-07-02T11:00:00Z">
        <w:r w:rsidR="00CB2578" w:rsidRPr="00C23312">
          <w:rPr>
            <w:rStyle w:val="None"/>
            <w:lang w:val="en-GB"/>
          </w:rPr>
          <w:t xml:space="preserve"> </w:t>
        </w:r>
      </w:ins>
      <w:ins w:id="552" w:author="Furl, Nicholas" w:date="2026-07-02T15:18:00Z" w16du:dateUtc="2026-07-02T14:18:00Z">
        <w:r w:rsidR="00237F0B">
          <w:rPr>
            <w:rStyle w:val="None"/>
            <w:lang w:val="en-GB"/>
          </w:rPr>
          <w:t xml:space="preserve">The cost to sample and biased prior models each are parameterisations of the ground truth model. </w:t>
        </w:r>
      </w:ins>
    </w:p>
    <w:p w14:paraId="5C198D1A" w14:textId="77777777" w:rsidR="0089072D" w:rsidRDefault="00BE2C87" w:rsidP="0089072D">
      <w:pPr>
        <w:pStyle w:val="BodyA"/>
        <w:spacing w:after="288" w:line="480" w:lineRule="auto"/>
        <w:ind w:firstLine="720"/>
        <w:rPr>
          <w:ins w:id="553" w:author="Furl, Nicholas" w:date="2026-07-02T15:38:00Z" w16du:dateUtc="2026-07-02T14:38:00Z"/>
          <w:lang w:val="en-GB"/>
        </w:rPr>
      </w:pPr>
      <w:ins w:id="554" w:author="Furl, Nicholas" w:date="2026-07-02T09:55:00Z">
        <w:r w:rsidRPr="00BE2C87">
          <w:rPr>
            <w:rFonts w:cs="Arial Unicode MS"/>
            <w:lang w:val="en-GB"/>
            <w14:textOutline w14:w="0" w14:cap="flat" w14:cmpd="sng" w14:algn="ctr">
              <w14:noFill/>
              <w14:prstDash w14:val="solid"/>
              <w14:bevel/>
            </w14:textOutline>
          </w:rPr>
          <w:t>The cost-to-sample model modified the value of declining the current option and sampling again. Specifically, a fitted cost-to-sample parameter was added to the decline action value:</w:t>
        </w:r>
      </w:ins>
      <w:ins w:id="555" w:author="Furl, Nicholas" w:date="2026-07-02T15:38:00Z" w16du:dateUtc="2026-07-02T14:38:00Z">
        <w:r w:rsidR="0089072D">
          <w:rPr>
            <w:lang w:val="en-GB"/>
          </w:rPr>
          <w:t xml:space="preserve"> </w:t>
        </w:r>
      </w:ins>
    </w:p>
    <w:p w14:paraId="7987435C" w14:textId="77777777" w:rsidR="0089072D" w:rsidRPr="0089072D" w:rsidRDefault="00000000" w:rsidP="0089072D">
      <w:pPr>
        <w:pStyle w:val="BodyA"/>
        <w:spacing w:after="288" w:line="480" w:lineRule="auto"/>
        <w:ind w:firstLine="720"/>
        <w:rPr>
          <w:ins w:id="556" w:author="Furl, Nicholas" w:date="2026-07-02T15:39:00Z" w16du:dateUtc="2026-07-02T14:39:00Z"/>
          <w:rPrChange w:id="557" w:author="Furl, Nicholas" w:date="2026-07-02T15:39:00Z" w16du:dateUtc="2026-07-02T14:39:00Z">
            <w:rPr>
              <w:ins w:id="558" w:author="Furl, Nicholas" w:date="2026-07-02T15:39:00Z" w16du:dateUtc="2026-07-02T14:39:00Z"/>
              <w:rFonts w:ascii="Cambria Math" w:hAnsi="Cambria Math"/>
              <w:i/>
            </w:rPr>
          </w:rPrChange>
        </w:rPr>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733CAB5F" w:rsidR="00BE2C87" w:rsidRPr="0089072D" w:rsidRDefault="00000000">
      <w:pPr>
        <w:pStyle w:val="BodyA"/>
        <w:spacing w:after="288" w:line="480" w:lineRule="auto"/>
        <w:rPr>
          <w:ins w:id="559" w:author="Furl, Nicholas" w:date="2026-07-02T09:55:00Z"/>
          <w:lang w:val="en-GB"/>
          <w:rPrChange w:id="560" w:author="Furl, Nicholas" w:date="2026-07-02T15:38:00Z" w16du:dateUtc="2026-07-02T14:38:00Z">
            <w:rPr>
              <w:ins w:id="561" w:author="Furl, Nicholas" w:date="2026-07-02T09:55:00Z"/>
              <w:rFonts w:cs="Arial Unicode MS"/>
              <w:lang w:val="en-GB"/>
              <w14:textOutline w14:w="0" w14:cap="flat" w14:cmpd="sng" w14:algn="ctr">
                <w14:noFill/>
                <w14:prstDash w14:val="solid"/>
                <w14:bevel/>
              </w14:textOutline>
            </w:rPr>
          </w:rPrChange>
        </w:rPr>
        <w:pPrChange w:id="562" w:author="Furl, Nicholas" w:date="2026-07-02T15:39:00Z" w16du:dateUtc="2026-07-02T14:39:00Z">
          <w:pPr>
            <w:pStyle w:val="BodyA"/>
            <w:spacing w:after="288" w:line="480" w:lineRule="auto"/>
            <w:ind w:firstLine="720"/>
          </w:pPr>
        </w:pPrChange>
      </w:pPr>
      <m:oMath>
        <m:sSub>
          <m:sSubPr>
            <m:ctrlPr>
              <w:del w:id="563" w:author="Furl, Nicholas" w:date="2026-07-02T15:38:00Z" w16du:dateUtc="2026-07-02T14:38:00Z">
                <w:rPr>
                  <w:rFonts w:ascii="Cambria Math" w:hAnsi="Cambria Math" w:cs="Arial Unicode MS"/>
                </w:rPr>
              </w:del>
            </m:ctrlPr>
          </m:sSubPr>
          <m:e>
            <m:r>
              <w:del w:id="564" w:author="Furl, Nicholas" w:date="2026-07-02T15:38:00Z" w16du:dateUtc="2026-07-02T14:38:00Z">
                <w:rPr>
                  <w:rFonts w:ascii="Cambria Math" w:hAnsi="Cambria Math" w:cs="Arial Unicode MS"/>
                </w:rPr>
                <m:t>Q</m:t>
              </w:del>
            </m:r>
          </m:e>
          <m:sub>
            <m:r>
              <w:del w:id="565" w:author="Furl, Nicholas" w:date="2026-07-02T15:38:00Z" w16du:dateUtc="2026-07-02T14:38:00Z">
                <w:rPr>
                  <w:rFonts w:ascii="Cambria Math" w:hAnsi="Cambria Math" w:cs="Arial Unicode MS"/>
                </w:rPr>
                <m:t>t</m:t>
              </w:del>
            </m:r>
          </m:sub>
        </m:sSub>
        <m:d>
          <m:dPr>
            <m:ctrlPr>
              <w:del w:id="566" w:author="Furl, Nicholas" w:date="2026-07-02T15:38:00Z" w16du:dateUtc="2026-07-02T14:38:00Z">
                <w:rPr>
                  <w:rFonts w:ascii="Cambria Math" w:hAnsi="Cambria Math" w:cs="Arial Unicode MS"/>
                </w:rPr>
              </w:del>
            </m:ctrlPr>
          </m:dPr>
          <m:e>
            <m:sSub>
              <m:sSubPr>
                <m:ctrlPr>
                  <w:del w:id="567" w:author="Furl, Nicholas" w:date="2026-07-02T15:38:00Z" w16du:dateUtc="2026-07-02T14:38:00Z">
                    <w:rPr>
                      <w:rFonts w:ascii="Cambria Math" w:hAnsi="Cambria Math" w:cs="Arial Unicode MS"/>
                    </w:rPr>
                  </w:del>
                </m:ctrlPr>
              </m:sSubPr>
              <m:e>
                <m:r>
                  <w:del w:id="568" w:author="Furl, Nicholas" w:date="2026-07-02T15:38:00Z" w16du:dateUtc="2026-07-02T14:38:00Z">
                    <w:rPr>
                      <w:rFonts w:ascii="Cambria Math" w:hAnsi="Cambria Math" w:cs="Arial Unicode MS"/>
                    </w:rPr>
                    <m:t>s</m:t>
                  </w:del>
                </m:r>
              </m:e>
              <m:sub>
                <m:r>
                  <w:del w:id="569" w:author="Furl, Nicholas" w:date="2026-07-02T15:38:00Z" w16du:dateUtc="2026-07-02T14:38:00Z">
                    <w:rPr>
                      <w:rFonts w:ascii="Cambria Math" w:hAnsi="Cambria Math" w:cs="Arial Unicode MS"/>
                    </w:rPr>
                    <m:t>t</m:t>
                  </w:del>
                </m:r>
              </m:sub>
            </m:sSub>
            <m:r>
              <w:del w:id="570" w:author="Furl, Nicholas" w:date="2026-07-02T15:38:00Z" w16du:dateUtc="2026-07-02T14:38:00Z">
                <w:rPr>
                  <w:rFonts w:ascii="Cambria Math" w:hAnsi="Cambria Math" w:cs="Arial Unicode MS"/>
                </w:rPr>
                <m:t>,</m:t>
              </w:del>
            </m:r>
            <m:r>
              <w:del w:id="571" w:author="Furl, Nicholas" w:date="2026-07-02T15:38:00Z" w16du:dateUtc="2026-07-02T14:38:00Z">
                <m:rPr>
                  <m:sty m:val="p"/>
                </m:rPr>
                <w:rPr>
                  <w:rFonts w:ascii="Cambria Math" w:hAnsi="Cambria Math" w:cs="Arial Unicode MS"/>
                </w:rPr>
                <m:t>decline</m:t>
              </w:del>
            </m:r>
          </m:e>
        </m:d>
        <m:r>
          <w:del w:id="572" w:author="Furl, Nicholas" w:date="2026-07-02T15:38:00Z" w16du:dateUtc="2026-07-02T14:38:00Z">
            <w:rPr>
              <w:rFonts w:ascii="Cambria Math" w:hAnsi="Cambria Math" w:cs="Arial Unicode MS"/>
            </w:rPr>
            <m:t>=</m:t>
          </w:del>
        </m:r>
        <m:sSub>
          <m:sSubPr>
            <m:ctrlPr>
              <w:del w:id="573" w:author="Furl, Nicholas" w:date="2026-07-02T15:38:00Z" w16du:dateUtc="2026-07-02T14:38:00Z">
                <w:rPr>
                  <w:rFonts w:ascii="Cambria Math" w:hAnsi="Cambria Math" w:cs="Arial Unicode MS"/>
                </w:rPr>
              </w:del>
            </m:ctrlPr>
          </m:sSubPr>
          <m:e>
            <m:r>
              <w:del w:id="574" w:author="Furl, Nicholas" w:date="2026-07-02T15:38:00Z" w16du:dateUtc="2026-07-02T14:38:00Z">
                <w:rPr>
                  <w:rFonts w:ascii="Cambria Math" w:hAnsi="Cambria Math" w:cs="Arial Unicode MS"/>
                </w:rPr>
                <m:t>C</m:t>
              </w:del>
            </m:r>
          </m:e>
          <m:sub>
            <m:r>
              <w:del w:id="575" w:author="Furl, Nicholas" w:date="2026-07-02T15:38:00Z" w16du:dateUtc="2026-07-02T14:38:00Z">
                <w:rPr>
                  <w:rFonts w:ascii="Cambria Math" w:hAnsi="Cambria Math" w:cs="Arial Unicode MS"/>
                </w:rPr>
                <m:t>s</m:t>
              </w:del>
            </m:r>
          </m:sub>
        </m:sSub>
        <m:r>
          <w:del w:id="576" w:author="Furl, Nicholas" w:date="2026-07-02T15:37:00Z" w16du:dateUtc="2026-07-02T14:37:00Z">
            <w:rPr>
              <w:rFonts w:ascii="Cambria Math" w:hAnsi="Cambria Math" w:cs="Arial Unicode MS"/>
            </w:rPr>
            <m:t>+</m:t>
          </w:del>
        </m:r>
        <m:nary>
          <m:naryPr>
            <m:limLoc m:val="subSup"/>
            <m:subHide m:val="1"/>
            <m:supHide m:val="1"/>
            <m:ctrlPr>
              <w:del w:id="577" w:author="Furl, Nicholas" w:date="2026-07-02T15:37:00Z" w16du:dateUtc="2026-07-02T14:37:00Z">
                <w:rPr>
                  <w:rFonts w:ascii="Cambria Math" w:hAnsi="Cambria Math" w:cs="Arial Unicode MS"/>
                </w:rPr>
              </w:del>
            </m:ctrlPr>
          </m:naryPr>
          <m:sub/>
          <m:sup/>
          <m:e>
            <m:sSub>
              <m:sSubPr>
                <m:ctrlPr>
                  <w:del w:id="578" w:author="Furl, Nicholas" w:date="2026-07-02T15:37:00Z" w16du:dateUtc="2026-07-02T14:37:00Z">
                    <w:rPr>
                      <w:rFonts w:ascii="Cambria Math" w:hAnsi="Cambria Math" w:cs="Arial Unicode MS"/>
                    </w:rPr>
                  </w:del>
                </m:ctrlPr>
              </m:sSubPr>
              <m:e>
                <m:r>
                  <w:del w:id="579" w:author="Furl, Nicholas" w:date="2026-07-02T15:37:00Z" w16du:dateUtc="2026-07-02T14:37:00Z">
                    <w:rPr>
                      <w:rFonts w:ascii="Cambria Math" w:hAnsi="Cambria Math" w:cs="Arial Unicode MS"/>
                    </w:rPr>
                    <m:t>p</m:t>
                  </w:del>
                </m:r>
              </m:e>
              <m:sub>
                <m:r>
                  <w:del w:id="580" w:author="Furl, Nicholas" w:date="2026-07-02T15:37:00Z" w16du:dateUtc="2026-07-02T14:37:00Z">
                    <w:rPr>
                      <w:rFonts w:ascii="Cambria Math" w:hAnsi="Cambria Math" w:cs="Arial Unicode MS"/>
                    </w:rPr>
                    <m:t>t</m:t>
                  </w:del>
                </m:r>
              </m:sub>
            </m:sSub>
          </m:e>
        </m:nary>
        <m:d>
          <m:dPr>
            <m:ctrlPr>
              <w:del w:id="581" w:author="Furl, Nicholas" w:date="2026-07-02T15:37:00Z" w16du:dateUtc="2026-07-02T14:37:00Z">
                <w:rPr>
                  <w:rFonts w:ascii="Cambria Math" w:hAnsi="Cambria Math" w:cs="Arial Unicode MS"/>
                </w:rPr>
              </w:del>
            </m:ctrlPr>
          </m:dPr>
          <m:e>
            <m:r>
              <w:del w:id="582" w:author="Furl, Nicholas" w:date="2026-07-02T15:37:00Z" w16du:dateUtc="2026-07-02T14:37:00Z">
                <w:rPr>
                  <w:rFonts w:ascii="Cambria Math" w:hAnsi="Cambria Math" w:cs="Arial Unicode MS"/>
                </w:rPr>
                <m:t>j∣</m:t>
              </w:del>
            </m:r>
            <m:sSub>
              <m:sSubPr>
                <m:ctrlPr>
                  <w:del w:id="583" w:author="Furl, Nicholas" w:date="2026-07-02T15:37:00Z" w16du:dateUtc="2026-07-02T14:37:00Z">
                    <w:rPr>
                      <w:rFonts w:ascii="Cambria Math" w:hAnsi="Cambria Math" w:cs="Arial Unicode MS"/>
                    </w:rPr>
                  </w:del>
                </m:ctrlPr>
              </m:sSubPr>
              <m:e>
                <m:r>
                  <w:del w:id="584" w:author="Furl, Nicholas" w:date="2026-07-02T15:37:00Z" w16du:dateUtc="2026-07-02T14:37:00Z">
                    <w:rPr>
                      <w:rFonts w:ascii="Cambria Math" w:hAnsi="Cambria Math" w:cs="Arial Unicode MS"/>
                    </w:rPr>
                    <m:t>s</m:t>
                  </w:del>
                </m:r>
              </m:e>
              <m:sub>
                <m:r>
                  <w:del w:id="585" w:author="Furl, Nicholas" w:date="2026-07-02T15:37:00Z" w16du:dateUtc="2026-07-02T14:37:00Z">
                    <w:rPr>
                      <w:rFonts w:ascii="Cambria Math" w:hAnsi="Cambria Math" w:cs="Arial Unicode MS"/>
                    </w:rPr>
                    <m:t>t</m:t>
                  </w:del>
                </m:r>
              </m:sub>
            </m:sSub>
            <m:r>
              <w:del w:id="586" w:author="Furl, Nicholas" w:date="2026-07-02T15:37:00Z" w16du:dateUtc="2026-07-02T14:37:00Z">
                <w:rPr>
                  <w:rFonts w:ascii="Cambria Math" w:hAnsi="Cambria Math" w:cs="Arial Unicode MS"/>
                </w:rPr>
                <m:t>,</m:t>
              </w:del>
            </m:r>
            <m:r>
              <w:del w:id="587" w:author="Furl, Nicholas" w:date="2026-07-02T15:37:00Z" w16du:dateUtc="2026-07-02T14:37:00Z">
                <m:rPr>
                  <m:sty m:val="p"/>
                </m:rPr>
                <w:rPr>
                  <w:rFonts w:ascii="Cambria Math" w:hAnsi="Cambria Math" w:cs="Arial Unicode MS"/>
                </w:rPr>
                <m:t>decline</m:t>
              </w:del>
            </m:r>
          </m:e>
        </m:d>
        <m:sSub>
          <m:sSubPr>
            <m:ctrlPr>
              <w:del w:id="588" w:author="Furl, Nicholas" w:date="2026-07-02T15:37:00Z" w16du:dateUtc="2026-07-02T14:37:00Z">
                <w:rPr>
                  <w:rFonts w:ascii="Cambria Math" w:hAnsi="Cambria Math" w:cs="Arial Unicode MS"/>
                </w:rPr>
              </w:del>
            </m:ctrlPr>
          </m:sSubPr>
          <m:e>
            <m:r>
              <w:del w:id="589" w:author="Furl, Nicholas" w:date="2026-07-02T15:37:00Z" w16du:dateUtc="2026-07-02T14:37:00Z">
                <w:rPr>
                  <w:rFonts w:ascii="Cambria Math" w:hAnsi="Cambria Math" w:cs="Arial Unicode MS"/>
                </w:rPr>
                <m:t>u</m:t>
              </w:del>
            </m:r>
          </m:e>
          <m:sub>
            <m:r>
              <w:del w:id="590" w:author="Furl, Nicholas" w:date="2026-07-02T15:37:00Z" w16du:dateUtc="2026-07-02T14:37:00Z">
                <w:rPr>
                  <w:rFonts w:ascii="Cambria Math" w:hAnsi="Cambria Math" w:cs="Arial Unicode MS"/>
                </w:rPr>
                <m:t>t+1</m:t>
              </w:del>
            </m:r>
          </m:sub>
        </m:sSub>
        <m:d>
          <m:dPr>
            <m:ctrlPr>
              <w:del w:id="591" w:author="Furl, Nicholas" w:date="2026-07-02T15:37:00Z" w16du:dateUtc="2026-07-02T14:37:00Z">
                <w:rPr>
                  <w:rFonts w:ascii="Cambria Math" w:hAnsi="Cambria Math" w:cs="Arial Unicode MS"/>
                </w:rPr>
              </w:del>
            </m:ctrlPr>
          </m:dPr>
          <m:e>
            <m:r>
              <w:del w:id="592" w:author="Furl, Nicholas" w:date="2026-07-02T15:37:00Z" w16du:dateUtc="2026-07-02T14:37:00Z">
                <w:rPr>
                  <w:rFonts w:ascii="Cambria Math" w:hAnsi="Cambria Math" w:cs="Arial Unicode MS"/>
                </w:rPr>
                <m:t>j</m:t>
              </w:del>
            </m:r>
          </m:e>
        </m:d>
        <m:r>
          <w:del w:id="593" w:author="Furl, Nicholas" w:date="2026-07-02T15:37:00Z" w16du:dateUtc="2026-07-02T14:37:00Z">
            <w:rPr>
              <w:rFonts w:ascii="Cambria Math" w:hAnsi="Cambria Math" w:cs="Arial Unicode MS"/>
            </w:rPr>
            <m:t> dj</m:t>
          </w:del>
        </m:r>
      </m:oMath>
      <w:ins w:id="594" w:author="Furl, Nicholas" w:date="2026-07-02T09:55:00Z">
        <w:r w:rsidR="00BE2C87" w:rsidRPr="00BE2C87">
          <w:rPr>
            <w:rFonts w:cs="Arial Unicode MS"/>
            <w:lang w:val="en-GB"/>
            <w14:textOutline w14:w="0" w14:cap="flat" w14:cmpd="sng" w14:algn="ctr">
              <w14:noFill/>
              <w14:prstDash w14:val="solid"/>
              <w14:bevel/>
            </w14:textOutline>
          </w:rPr>
          <w:t xml:space="preserve">where </w:t>
        </w:r>
      </w:ins>
      <m:oMath>
        <m:sSub>
          <m:sSubPr>
            <m:ctrlPr>
              <w:ins w:id="595"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596" w:author="Furl, Nicholas" w:date="2026-07-02T09:55:00Z">
                <w:rPr>
                  <w:rFonts w:ascii="Cambria Math" w:hAnsi="Cambria Math" w:cs="Arial Unicode MS"/>
                  <w:lang w:val="en-GB"/>
                  <w14:textOutline w14:w="0" w14:cap="flat" w14:cmpd="sng" w14:algn="ctr">
                    <w14:noFill/>
                    <w14:prstDash w14:val="solid"/>
                    <w14:bevel/>
                  </w14:textOutline>
                </w:rPr>
                <m:t>C</m:t>
              </w:ins>
            </m:r>
          </m:e>
          <m:sub>
            <m:r>
              <w:ins w:id="597" w:author="Furl, Nicholas" w:date="2026-07-02T09:55:00Z">
                <w:rPr>
                  <w:rFonts w:ascii="Cambria Math" w:hAnsi="Cambria Math" w:cs="Arial Unicode MS"/>
                  <w:lang w:val="en-GB"/>
                  <w14:textOutline w14:w="0" w14:cap="flat" w14:cmpd="sng" w14:algn="ctr">
                    <w14:noFill/>
                    <w14:prstDash w14:val="solid"/>
                    <w14:bevel/>
                  </w14:textOutline>
                </w:rPr>
                <m:t>s</m:t>
              </w:ins>
            </m:r>
          </m:sub>
        </m:sSub>
      </m:oMath>
      <w:ins w:id="598" w:author="Furl, Nicholas" w:date="2026-07-02T12:08:00Z" w16du:dateUtc="2026-07-02T11:08:00Z">
        <w:r w:rsidR="00BF1F4D">
          <w:rPr>
            <w:rFonts w:cs="Arial Unicode MS"/>
            <w:lang w:val="en-GB"/>
            <w14:textOutline w14:w="0" w14:cap="flat" w14:cmpd="sng" w14:algn="ctr">
              <w14:noFill/>
              <w14:prstDash w14:val="solid"/>
              <w14:bevel/>
            </w14:textOutline>
          </w:rPr>
          <w:t xml:space="preserve"> </w:t>
        </w:r>
      </w:ins>
      <w:ins w:id="599" w:author="Furl, Nicholas" w:date="2026-07-02T09:55:00Z">
        <w:r w:rsidR="00BE2C87" w:rsidRPr="00BE2C87">
          <w:rPr>
            <w:rFonts w:cs="Arial Unicode MS"/>
            <w:lang w:val="en-GB"/>
            <w14:textOutline w14:w="0" w14:cap="flat" w14:cmpd="sng" w14:algn="ctr">
              <w14:noFill/>
              <w14:prstDash w14:val="solid"/>
              <w14:bevel/>
            </w14:textOutline>
          </w:rPr>
          <w:t xml:space="preserve">is the fitted cost-to-sample parameter. </w:t>
        </w:r>
      </w:ins>
      <w:moveToRangeStart w:id="600" w:author="Furl, Nicholas" w:date="2026-07-02T12:10:00Z" w:name="move233886664"/>
      <w:moveTo w:id="601" w:author="Furl, Nicholas" w:date="2026-07-02T12:10:00Z" w16du:dateUtc="2026-07-02T11:10:00Z">
        <w:del w:id="602" w:author="Furl, Nicholas" w:date="2026-07-02T12:12:00Z" w16du:dateUtc="2026-07-02T11:12:00Z">
          <w:r w:rsidR="00BF1F4D" w:rsidRPr="00C23312" w:rsidDel="00E65ED1">
            <w:rPr>
              <w:rStyle w:val="None"/>
              <w:lang w:val="en-GB"/>
            </w:rPr>
            <w:delText>For the cost to sample model, we fitted the free cost to sample parameter, initialised it to its ground truth value 0 and bounded it between -100 and 100.</w:delText>
          </w:r>
          <w:r w:rsidR="00BF1F4D" w:rsidDel="00E65ED1">
            <w:rPr>
              <w:rStyle w:val="None"/>
              <w:lang w:val="en-GB"/>
            </w:rPr>
            <w:delText xml:space="preserve"> </w:delText>
          </w:r>
        </w:del>
        <w:del w:id="603" w:author="Furl, Nicholas" w:date="2026-07-02T12:11:00Z" w16du:dateUtc="2026-07-02T11:11:00Z">
          <w:r w:rsidR="00BF1F4D" w:rsidDel="00E65ED1">
            <w:rPr>
              <w:rStyle w:val="None"/>
              <w:lang w:val="en-GB"/>
            </w:rPr>
            <w:delText>Negative</w:delText>
          </w:r>
        </w:del>
      </w:moveTo>
      <w:ins w:id="604" w:author="Furl, Nicholas" w:date="2026-07-02T12:11:00Z" w16du:dateUtc="2026-07-02T11:11:00Z">
        <w:r w:rsidR="00E65ED1">
          <w:rPr>
            <w:rStyle w:val="None"/>
            <w:lang w:val="en-GB"/>
          </w:rPr>
          <w:t>Positive cost</w:t>
        </w:r>
      </w:ins>
      <w:moveTo w:id="605" w:author="Furl, Nicholas" w:date="2026-07-02T12:10:00Z" w16du:dateUtc="2026-07-02T11:10:00Z">
        <w:r w:rsidR="00BF1F4D">
          <w:rPr>
            <w:rStyle w:val="None"/>
            <w:lang w:val="en-GB"/>
          </w:rPr>
          <w:t xml:space="preserve"> values suppress sampling while </w:t>
        </w:r>
        <w:del w:id="606" w:author="Furl, Nicholas" w:date="2026-07-02T12:12:00Z" w16du:dateUtc="2026-07-02T11:12:00Z">
          <w:r w:rsidR="00BF1F4D" w:rsidDel="00E65ED1">
            <w:rPr>
              <w:rStyle w:val="None"/>
              <w:lang w:val="en-GB"/>
            </w:rPr>
            <w:delText>positive</w:delText>
          </w:r>
        </w:del>
      </w:moveTo>
      <w:ins w:id="607" w:author="Furl, Nicholas" w:date="2026-07-02T14:16:00Z" w16du:dateUtc="2026-07-02T13:16:00Z">
        <w:r w:rsidR="00FA61EC">
          <w:rPr>
            <w:rStyle w:val="None"/>
            <w:lang w:val="en-GB"/>
          </w:rPr>
          <w:t>negative</w:t>
        </w:r>
      </w:ins>
      <w:moveTo w:id="608" w:author="Furl, Nicholas" w:date="2026-07-02T12:10:00Z" w16du:dateUtc="2026-07-02T11:10:00Z">
        <w:r w:rsidR="00BF1F4D">
          <w:rPr>
            <w:rStyle w:val="None"/>
            <w:lang w:val="en-GB"/>
          </w:rPr>
          <w:t xml:space="preserve"> values extend sampling.</w:t>
        </w:r>
        <w:r w:rsidR="00BF1F4D" w:rsidRPr="00C23312">
          <w:rPr>
            <w:rStyle w:val="None"/>
            <w:lang w:val="en-GB"/>
          </w:rPr>
          <w:t xml:space="preserve"> To maintain continuity with the more traditional use of “cost to sample” as the name of this model quantity (e.g., Costa &amp; Averbeck, 2015), we will retain our </w:t>
        </w:r>
        <w:del w:id="609" w:author="Furl, Nicholas" w:date="2026-07-02T12:10:00Z" w16du:dateUtc="2026-07-02T11:10:00Z">
          <w:r w:rsidR="00BF1F4D" w:rsidRPr="00C23312" w:rsidDel="00BF1F4D">
            <w:rPr>
              <w:rStyle w:val="None"/>
              <w:lang w:val="en-GB"/>
            </w:rPr>
            <w:delText>previously-used</w:delText>
          </w:r>
        </w:del>
        <w:ins w:id="610" w:author="Furl, Nicholas" w:date="2026-07-02T12:10:00Z" w16du:dateUtc="2026-07-02T11:10:00Z">
          <w:r w:rsidR="00BF1F4D" w:rsidRPr="00C23312">
            <w:rPr>
              <w:rStyle w:val="None"/>
              <w:lang w:val="en-GB"/>
            </w:rPr>
            <w:t>previously used</w:t>
          </w:r>
        </w:ins>
        <w:r w:rsidR="00BF1F4D" w:rsidRPr="00C23312">
          <w:rPr>
            <w:rStyle w:val="None"/>
            <w:lang w:val="en-GB"/>
          </w:rPr>
          <w:t xml:space="preserve"> name “cost to sample model” (van de Wouw et al., 2024), even though “reward to sample” might appear to be </w:t>
        </w:r>
      </w:moveTo>
      <w:ins w:id="611" w:author="Furl, Nicholas" w:date="2026-07-02T12:11:00Z" w16du:dateUtc="2026-07-02T11:11:00Z">
        <w:r w:rsidR="00BF1F4D">
          <w:rPr>
            <w:rStyle w:val="None"/>
            <w:lang w:val="en-GB"/>
          </w:rPr>
          <w:t xml:space="preserve">an </w:t>
        </w:r>
      </w:ins>
      <w:moveTo w:id="612" w:author="Furl, Nicholas" w:date="2026-07-02T12:10:00Z" w16du:dateUtc="2026-07-02T11:10:00Z">
        <w:del w:id="613" w:author="Furl, Nicholas" w:date="2026-07-02T12:10:00Z" w16du:dateUtc="2026-07-02T11:10:00Z">
          <w:r w:rsidR="00BF1F4D" w:rsidRPr="00C23312" w:rsidDel="00BF1F4D">
            <w:rPr>
              <w:rStyle w:val="None"/>
              <w:lang w:val="en-GB"/>
            </w:rPr>
            <w:delText xml:space="preserve">more </w:delText>
          </w:r>
        </w:del>
        <w:r w:rsidR="00BF1F4D" w:rsidRPr="00C23312">
          <w:rPr>
            <w:rStyle w:val="None"/>
            <w:lang w:val="en-GB"/>
          </w:rPr>
          <w:t xml:space="preserve">apt </w:t>
        </w:r>
        <w:del w:id="614" w:author="Furl, Nicholas" w:date="2026-07-02T12:11:00Z" w16du:dateUtc="2026-07-02T11:11:00Z">
          <w:r w:rsidR="00BF1F4D" w:rsidRPr="00C23312" w:rsidDel="00BF1F4D">
            <w:rPr>
              <w:rStyle w:val="None"/>
              <w:lang w:val="en-GB"/>
            </w:rPr>
            <w:delText xml:space="preserve">a </w:delText>
          </w:r>
        </w:del>
        <w:r w:rsidR="00BF1F4D" w:rsidRPr="00C23312">
          <w:rPr>
            <w:rStyle w:val="None"/>
            <w:lang w:val="en-GB"/>
          </w:rPr>
          <w:t>description, as this model would explain long searches in terms of sampling being intrinsically rewarding.</w:t>
        </w:r>
      </w:moveTo>
      <w:moveToRangeEnd w:id="600"/>
      <w:ins w:id="615" w:author="Furl, Nicholas" w:date="2026-07-02T12:12:00Z" w16du:dateUtc="2026-07-02T11:12:00Z">
        <w:r w:rsidR="00E65ED1" w:rsidRPr="00E65ED1">
          <w:rPr>
            <w:rStyle w:val="None"/>
            <w:lang w:val="en-GB"/>
          </w:rPr>
          <w:t xml:space="preserve"> </w:t>
        </w:r>
      </w:ins>
      <w:ins w:id="616" w:author="Furl, Nicholas" w:date="2026-07-02T12:14:00Z" w16du:dateUtc="2026-07-02T11:14:00Z">
        <w:r w:rsidR="00E65ED1">
          <w:rPr>
            <w:rStyle w:val="None"/>
            <w:lang w:val="en-GB"/>
          </w:rPr>
          <w:t>During fitting (see below for fitting algorithm), we</w:t>
        </w:r>
      </w:ins>
      <w:ins w:id="617" w:author="Furl, Nicholas" w:date="2026-07-02T12:12:00Z" w16du:dateUtc="2026-07-02T11:12:00Z">
        <w:r w:rsidR="00E65ED1" w:rsidRPr="00C23312">
          <w:rPr>
            <w:rStyle w:val="None"/>
            <w:lang w:val="en-GB"/>
          </w:rPr>
          <w:t xml:space="preserve"> initialised </w:t>
        </w:r>
      </w:ins>
      <m:oMath>
        <m:sSub>
          <m:sSubPr>
            <m:ctrlPr>
              <w:ins w:id="618" w:author="Furl, Nicholas" w:date="2026-07-02T12:15:00Z" w16du:dateUtc="2026-07-02T11:15:00Z">
                <w:rPr>
                  <w:rFonts w:ascii="Cambria Math" w:hAnsi="Cambria Math" w:cs="Arial Unicode MS"/>
                  <w:lang w:val="en-GB"/>
                  <w14:textOutline w14:w="0" w14:cap="flat" w14:cmpd="sng" w14:algn="ctr">
                    <w14:noFill/>
                    <w14:prstDash w14:val="solid"/>
                    <w14:bevel/>
                  </w14:textOutline>
                </w:rPr>
              </w:ins>
            </m:ctrlPr>
          </m:sSubPr>
          <m:e>
            <m:r>
              <w:ins w:id="619" w:author="Furl, Nicholas" w:date="2026-07-02T12:15:00Z" w16du:dateUtc="2026-07-02T11:15:00Z">
                <w:rPr>
                  <w:rFonts w:ascii="Cambria Math" w:hAnsi="Cambria Math" w:cs="Arial Unicode MS"/>
                  <w:lang w:val="en-GB"/>
                  <w14:textOutline w14:w="0" w14:cap="flat" w14:cmpd="sng" w14:algn="ctr">
                    <w14:noFill/>
                    <w14:prstDash w14:val="solid"/>
                    <w14:bevel/>
                  </w14:textOutline>
                </w:rPr>
                <m:t>C</m:t>
              </w:ins>
            </m:r>
          </m:e>
          <m:sub>
            <m:r>
              <w:ins w:id="620" w:author="Furl, Nicholas" w:date="2026-07-02T12:15:00Z" w16du:dateUtc="2026-07-02T11:15:00Z">
                <w:rPr>
                  <w:rFonts w:ascii="Cambria Math" w:hAnsi="Cambria Math" w:cs="Arial Unicode MS"/>
                  <w:lang w:val="en-GB"/>
                  <w14:textOutline w14:w="0" w14:cap="flat" w14:cmpd="sng" w14:algn="ctr">
                    <w14:noFill/>
                    <w14:prstDash w14:val="solid"/>
                    <w14:bevel/>
                  </w14:textOutline>
                </w:rPr>
                <m:t>s</m:t>
              </w:ins>
            </m:r>
          </m:sub>
        </m:sSub>
      </m:oMath>
      <w:ins w:id="621" w:author="Furl, Nicholas" w:date="2026-07-02T12:15:00Z" w16du:dateUtc="2026-07-02T11:15:00Z">
        <w:r w:rsidR="00E65ED1">
          <w:rPr>
            <w:lang w:val="en-GB"/>
            <w14:textOutline w14:w="0" w14:cap="flat" w14:cmpd="sng" w14:algn="ctr">
              <w14:noFill/>
              <w14:prstDash w14:val="solid"/>
              <w14:bevel/>
            </w14:textOutline>
          </w:rPr>
          <w:t xml:space="preserve"> </w:t>
        </w:r>
      </w:ins>
      <w:ins w:id="622" w:author="Furl, Nicholas" w:date="2026-07-02T12:12:00Z" w16du:dateUtc="2026-07-02T11:12:00Z">
        <w:r w:rsidR="00E65ED1" w:rsidRPr="00C23312">
          <w:rPr>
            <w:rStyle w:val="None"/>
            <w:lang w:val="en-GB"/>
          </w:rPr>
          <w:t>to its ground truth value 0 and bounded it between -100 and 100.</w:t>
        </w:r>
      </w:ins>
    </w:p>
    <w:p w14:paraId="7501CC6C" w14:textId="4BC7CBCC" w:rsidR="00BE2C87" w:rsidRPr="00BE2C87" w:rsidRDefault="00BE2C87" w:rsidP="00BE2C87">
      <w:pPr>
        <w:pStyle w:val="BodyA"/>
        <w:spacing w:after="288" w:line="480" w:lineRule="auto"/>
        <w:ind w:firstLine="720"/>
        <w:rPr>
          <w:ins w:id="623" w:author="Furl, Nicholas" w:date="2026-07-02T09:55:00Z"/>
          <w:rFonts w:cs="Arial Unicode MS"/>
          <w:lang w:val="en-GB"/>
          <w14:textOutline w14:w="0" w14:cap="flat" w14:cmpd="sng" w14:algn="ctr">
            <w14:noFill/>
            <w14:prstDash w14:val="solid"/>
            <w14:bevel/>
          </w14:textOutline>
        </w:rPr>
      </w:pPr>
      <w:ins w:id="624" w:author="Furl, Nicholas" w:date="2026-07-02T09:55:00Z">
        <w:r w:rsidRPr="00BE2C87">
          <w:rPr>
            <w:rFonts w:cs="Arial Unicode MS"/>
            <w:lang w:val="en-GB"/>
            <w14:textOutline w14:w="0" w14:cap="flat" w14:cmpd="sng" w14:algn="ctr">
              <w14:noFill/>
              <w14:prstDash w14:val="solid"/>
              <w14:bevel/>
            </w14:textOutline>
          </w:rPr>
          <w:t>The biased-prior model modified the model’s</w:t>
        </w:r>
      </w:ins>
      <w:ins w:id="625" w:author="Furl, Nicholas" w:date="2026-07-02T15:24:00Z" w16du:dateUtc="2026-07-02T14:24:00Z">
        <w:r w:rsidR="00A148BE">
          <w:rPr>
            <w:rFonts w:cs="Arial Unicode MS"/>
            <w:lang w:val="en-GB"/>
            <w14:textOutline w14:w="0" w14:cap="flat" w14:cmpd="sng" w14:algn="ctr">
              <w14:noFill/>
              <w14:prstDash w14:val="solid"/>
              <w14:bevel/>
            </w14:textOutline>
          </w:rPr>
          <w:t xml:space="preserve"> prior</w:t>
        </w:r>
      </w:ins>
      <w:ins w:id="626" w:author="Furl, Nicholas" w:date="2026-07-02T09:55:00Z">
        <w:r w:rsidRPr="00BE2C87">
          <w:rPr>
            <w:rFonts w:cs="Arial Unicode MS"/>
            <w:lang w:val="en-GB"/>
            <w14:textOutline w14:w="0" w14:cap="flat" w14:cmpd="sng" w14:algn="ctr">
              <w14:noFill/>
              <w14:prstDash w14:val="solid"/>
              <w14:bevel/>
            </w14:textOutline>
          </w:rPr>
          <w:t xml:space="preserve"> belief about future option values. A fitted biased-prior parameter </w:t>
        </w:r>
      </w:ins>
      <m:oMath>
        <m:r>
          <w:ins w:id="627" w:author="Furl, Nicholas" w:date="2026-07-02T09:55:00Z">
            <w:rPr>
              <w:rFonts w:ascii="Cambria Math" w:hAnsi="Cambria Math" w:cs="Arial Unicode MS"/>
              <w:lang w:val="en-GB"/>
              <w14:textOutline w14:w="0" w14:cap="flat" w14:cmpd="sng" w14:algn="ctr">
                <w14:noFill/>
                <w14:prstDash w14:val="solid"/>
                <w14:bevel/>
              </w14:textOutline>
            </w:rPr>
            <m:t>B</m:t>
          </w:ins>
        </m:r>
      </m:oMath>
      <w:ins w:id="628" w:author="Furl, Nicholas" w:date="2026-07-02T14:49:00Z" w16du:dateUtc="2026-07-02T13:49:00Z">
        <w:r w:rsidR="00B1210E">
          <w:rPr>
            <w:rFonts w:cs="Arial Unicode MS"/>
            <w:lang w:val="en-GB"/>
            <w14:textOutline w14:w="0" w14:cap="flat" w14:cmpd="sng" w14:algn="ctr">
              <w14:noFill/>
              <w14:prstDash w14:val="solid"/>
              <w14:bevel/>
            </w14:textOutline>
          </w:rPr>
          <w:t xml:space="preserve"> </w:t>
        </w:r>
      </w:ins>
      <w:ins w:id="629" w:author="Furl, Nicholas" w:date="2026-07-02T09:55:00Z">
        <w:r w:rsidRPr="00BE2C87">
          <w:rPr>
            <w:rFonts w:cs="Arial Unicode MS"/>
            <w:lang w:val="en-GB"/>
            <w14:textOutline w14:w="0" w14:cap="flat" w14:cmpd="sng" w14:algn="ctr">
              <w14:noFill/>
              <w14:prstDash w14:val="solid"/>
              <w14:bevel/>
            </w14:textOutline>
          </w:rPr>
          <w:t xml:space="preserve">was added to the </w:t>
        </w:r>
      </w:ins>
      <w:ins w:id="630" w:author="Furl, Nicholas" w:date="2026-07-02T12:18:00Z" w16du:dateUtc="2026-07-02T11:18:00Z">
        <w:r w:rsidR="00382610">
          <w:rPr>
            <w:rFonts w:cs="Arial Unicode MS"/>
            <w:lang w:val="en-GB"/>
            <w14:textOutline w14:w="0" w14:cap="flat" w14:cmpd="sng" w14:algn="ctr">
              <w14:noFill/>
              <w14:prstDash w14:val="solid"/>
              <w14:bevel/>
            </w14:textOutline>
          </w:rPr>
          <w:t xml:space="preserve">initial </w:t>
        </w:r>
      </w:ins>
      <w:ins w:id="631" w:author="Furl, Nicholas" w:date="2026-07-02T09:55:00Z">
        <w:r w:rsidRPr="00BE2C87">
          <w:rPr>
            <w:rFonts w:cs="Arial Unicode MS"/>
            <w:lang w:val="en-GB"/>
            <w14:textOutline w14:w="0" w14:cap="flat" w14:cmpd="sng" w14:algn="ctr">
              <w14:noFill/>
              <w14:prstDash w14:val="solid"/>
              <w14:bevel/>
            </w14:textOutline>
          </w:rPr>
          <w:t>prior mean</w:t>
        </w:r>
      </w:ins>
      <w:ins w:id="632" w:author="Furl, Nicholas" w:date="2026-07-02T14:48:00Z" w16du:dateUtc="2026-07-02T13:48:00Z">
        <w:r w:rsidR="00B1210E">
          <w:rPr>
            <w:rFonts w:cs="Arial Unicode MS"/>
            <w:lang w:val="en-GB"/>
            <w14:textOutline w14:w="0" w14:cap="flat" w14:cmpd="sng" w14:algn="ctr">
              <w14:noFill/>
              <w14:prstDash w14:val="solid"/>
              <w14:bevel/>
            </w14:textOutline>
          </w:rPr>
          <w:t xml:space="preserve"> </w:t>
        </w:r>
      </w:ins>
      <m:oMath>
        <m:sSub>
          <m:sSubPr>
            <m:ctrlPr>
              <w:ins w:id="633" w:author="Furl, Nicholas" w:date="2026-07-02T15:23:00Z" w16du:dateUtc="2026-07-02T14:23:00Z">
                <w:rPr>
                  <w:rFonts w:ascii="Cambria Math" w:hAnsi="Cambria Math" w:cs="Arial Unicode MS"/>
                </w:rPr>
              </w:ins>
            </m:ctrlPr>
          </m:sSubPr>
          <m:e>
            <m:r>
              <w:ins w:id="634" w:author="Furl, Nicholas" w:date="2026-07-02T15:23:00Z" w16du:dateUtc="2026-07-02T14:23:00Z">
                <w:rPr>
                  <w:rFonts w:ascii="Cambria Math" w:hAnsi="Cambria Math" w:cs="Arial Unicode MS"/>
                </w:rPr>
                <m:t>μ</m:t>
              </w:ins>
            </m:r>
          </m:e>
          <m:sub>
            <m:r>
              <w:ins w:id="635" w:author="Furl, Nicholas" w:date="2026-07-02T15:23:00Z" w16du:dateUtc="2026-07-02T14:23:00Z">
                <w:rPr>
                  <w:rFonts w:ascii="Cambria Math" w:hAnsi="Cambria Math" w:cs="Arial Unicode MS"/>
                </w:rPr>
                <m:t>0</m:t>
              </w:ins>
            </m:r>
          </m:sub>
        </m:sSub>
      </m:oMath>
      <w:ins w:id="636" w:author="Furl, Nicholas" w:date="2026-07-02T15:23:00Z" w16du:dateUtc="2026-07-02T14:23:00Z">
        <w:r w:rsidR="00A148BE">
          <w:rPr>
            <w:rFonts w:cs="Arial Unicode MS"/>
            <w:lang w:val="en-GB"/>
            <w14:textOutline w14:w="0" w14:cap="flat" w14:cmpd="sng" w14:algn="ctr">
              <w14:noFill/>
              <w14:prstDash w14:val="solid"/>
              <w14:bevel/>
            </w14:textOutline>
          </w:rPr>
          <w:t xml:space="preserve"> </w:t>
        </w:r>
      </w:ins>
      <w:ins w:id="637" w:author="Furl, Nicholas" w:date="2026-07-02T14:48:00Z" w16du:dateUtc="2026-07-02T13:48:00Z">
        <w:r w:rsidR="00B1210E">
          <w:rPr>
            <w:rFonts w:cs="Arial Unicode MS"/>
            <w:lang w:val="en-GB"/>
            <w14:textOutline w14:w="0" w14:cap="flat" w14:cmpd="sng" w14:algn="ctr">
              <w14:noFill/>
              <w14:prstDash w14:val="solid"/>
              <w14:bevel/>
            </w14:textOutline>
          </w:rPr>
          <w:t>(configured using empirical rating distribution</w:t>
        </w:r>
      </w:ins>
      <w:ins w:id="638" w:author="Furl, Nicholas" w:date="2026-07-02T14:49:00Z" w16du:dateUtc="2026-07-02T13:49:00Z">
        <w:r w:rsidR="00B1210E">
          <w:rPr>
            <w:rFonts w:cs="Arial Unicode MS"/>
            <w:lang w:val="en-GB"/>
            <w14:textOutline w14:w="0" w14:cap="flat" w14:cmpd="sng" w14:algn="ctr">
              <w14:noFill/>
              <w14:prstDash w14:val="solid"/>
              <w14:bevel/>
            </w14:textOutline>
          </w:rPr>
          <w:t>)</w:t>
        </w:r>
      </w:ins>
      <w:ins w:id="639" w:author="Furl, Nicholas" w:date="2026-07-02T09:55:00Z">
        <w:r w:rsidRPr="00BE2C87">
          <w:rPr>
            <w:rFonts w:cs="Arial Unicode MS"/>
            <w:lang w:val="en-GB"/>
            <w14:textOutline w14:w="0" w14:cap="flat" w14:cmpd="sng" w14:algn="ctr">
              <w14:noFill/>
              <w14:prstDash w14:val="solid"/>
              <w14:bevel/>
            </w14:textOutline>
          </w:rPr>
          <w:t>:</w:t>
        </w:r>
      </w:ins>
    </w:p>
    <w:p w14:paraId="610C3734" w14:textId="3FCA8115" w:rsidR="00BE2C87" w:rsidRPr="00BE2C87" w:rsidRDefault="00000000">
      <w:pPr>
        <w:pStyle w:val="BodyA"/>
        <w:spacing w:after="288" w:line="480" w:lineRule="auto"/>
        <w:rPr>
          <w:ins w:id="640" w:author="Furl, Nicholas" w:date="2026-07-02T09:55:00Z"/>
          <w:rFonts w:cs="Arial Unicode MS"/>
          <w:lang w:val="en-GB"/>
          <w14:textOutline w14:w="0" w14:cap="flat" w14:cmpd="sng" w14:algn="ctr">
            <w14:noFill/>
            <w14:prstDash w14:val="solid"/>
            <w14:bevel/>
          </w14:textOutline>
        </w:rPr>
        <w:pPrChange w:id="641" w:author="Furl, Nicholas" w:date="2026-07-02T12:16:00Z" w16du:dateUtc="2026-07-02T11:16:00Z">
          <w:pPr>
            <w:pStyle w:val="BodyA"/>
            <w:spacing w:after="288" w:line="480" w:lineRule="auto"/>
            <w:ind w:firstLine="720"/>
          </w:pPr>
        </w:pPrChange>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306664" w:rsidRDefault="00BE2C87" w:rsidP="00306664">
      <w:pPr>
        <w:pStyle w:val="BodyA"/>
        <w:spacing w:after="288" w:line="480" w:lineRule="auto"/>
        <w:rPr>
          <w:ins w:id="642" w:author="Furl, Nicholas" w:date="2026-07-02T12:21:00Z" w16du:dateUtc="2026-07-02T11:21:00Z"/>
          <w:rStyle w:val="None"/>
          <w:lang w:val="en-GB"/>
        </w:rPr>
      </w:pPr>
      <w:ins w:id="643" w:author="Furl, Nicholas" w:date="2026-07-02T09:55:00Z">
        <w:r w:rsidRPr="00BE2C87">
          <w:rPr>
            <w:rFonts w:cs="Arial Unicode MS"/>
            <w:lang w:val="en-GB"/>
            <w14:textOutline w14:w="0" w14:cap="flat" w14:cmpd="sng" w14:algn="ctr">
              <w14:noFill/>
              <w14:prstDash w14:val="solid"/>
              <w14:bevel/>
            </w14:textOutline>
          </w:rPr>
          <w:t xml:space="preserve">Positive values of </w:t>
        </w:r>
      </w:ins>
      <m:oMath>
        <m:r>
          <w:ins w:id="644" w:author="Furl, Nicholas" w:date="2026-07-02T09:55:00Z">
            <w:rPr>
              <w:rFonts w:ascii="Cambria Math" w:hAnsi="Cambria Math" w:cs="Arial Unicode MS"/>
              <w:lang w:val="en-GB"/>
              <w14:textOutline w14:w="0" w14:cap="flat" w14:cmpd="sng" w14:algn="ctr">
                <w14:noFill/>
                <w14:prstDash w14:val="solid"/>
                <w14:bevel/>
              </w14:textOutline>
            </w:rPr>
            <m:t>B</m:t>
          </w:ins>
        </m:r>
      </m:oMath>
      <w:ins w:id="645" w:author="Furl, Nicholas" w:date="2026-07-02T12:19:00Z" w16du:dateUtc="2026-07-02T11:19:00Z">
        <w:r w:rsidR="00382610">
          <w:rPr>
            <w:rFonts w:cs="Arial Unicode MS"/>
            <w:lang w:val="en-GB"/>
            <w14:textOutline w14:w="0" w14:cap="flat" w14:cmpd="sng" w14:algn="ctr">
              <w14:noFill/>
              <w14:prstDash w14:val="solid"/>
              <w14:bevel/>
            </w14:textOutline>
          </w:rPr>
          <w:t xml:space="preserve"> </w:t>
        </w:r>
      </w:ins>
      <w:ins w:id="646" w:author="Furl, Nicholas" w:date="2026-07-02T09:55:00Z">
        <w:r w:rsidRPr="00BE2C87">
          <w:rPr>
            <w:rFonts w:cs="Arial Unicode MS"/>
            <w:lang w:val="en-GB"/>
            <w14:textOutline w14:w="0" w14:cap="flat" w14:cmpd="sng" w14:algn="ctr">
              <w14:noFill/>
              <w14:prstDash w14:val="solid"/>
              <w14:bevel/>
            </w14:textOutline>
          </w:rPr>
          <w:t xml:space="preserve">shift the </w:t>
        </w:r>
      </w:ins>
      <w:ins w:id="647" w:author="Furl, Nicholas" w:date="2026-07-02T12:17:00Z" w16du:dateUtc="2026-07-02T11:17:00Z">
        <w:r w:rsidR="00D31FEA">
          <w:rPr>
            <w:rFonts w:cs="Arial Unicode MS"/>
            <w:lang w:val="en-GB"/>
            <w14:textOutline w14:w="0" w14:cap="flat" w14:cmpd="sng" w14:algn="ctr">
              <w14:noFill/>
              <w14:prstDash w14:val="solid"/>
              <w14:bevel/>
            </w14:textOutline>
          </w:rPr>
          <w:t xml:space="preserve">prior </w:t>
        </w:r>
      </w:ins>
      <w:ins w:id="648" w:author="Furl, Nicholas" w:date="2026-07-02T09:55:00Z">
        <w:r w:rsidRPr="00BE2C87">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ins>
      <w:ins w:id="649" w:author="Furl, Nicholas" w:date="2026-07-02T12:17:00Z" w16du:dateUtc="2026-07-02T11:17:00Z">
        <w:r w:rsidR="00D31FEA">
          <w:rPr>
            <w:rFonts w:cs="Arial Unicode MS"/>
            <w:lang w:val="en-GB"/>
            <w14:textOutline w14:w="0" w14:cap="flat" w14:cmpd="sng" w14:algn="ctr">
              <w14:noFill/>
              <w14:prstDash w14:val="solid"/>
              <w14:bevel/>
            </w14:textOutline>
          </w:rPr>
          <w:t>prior</w:t>
        </w:r>
      </w:ins>
      <w:ins w:id="650" w:author="Furl, Nicholas" w:date="2026-07-02T09:55:00Z">
        <w:r w:rsidRPr="00BE2C87">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benchmark</w:t>
        </w:r>
      </w:ins>
      <w:ins w:id="651" w:author="Furl, Nicholas" w:date="2026-07-02T12:17:00Z" w16du:dateUtc="2026-07-02T11:17:00Z">
        <w:r w:rsidR="00D31FEA">
          <w:rPr>
            <w:rFonts w:cs="Arial Unicode MS"/>
            <w:lang w:val="en-GB"/>
            <w14:textOutline w14:w="0" w14:cap="flat" w14:cmpd="sng" w14:algn="ctr">
              <w14:noFill/>
              <w14:prstDash w14:val="solid"/>
              <w14:bevel/>
            </w14:textOutline>
          </w:rPr>
          <w:t xml:space="preserve"> (i.e., </w:t>
        </w:r>
        <w:r w:rsidR="00D31FEA" w:rsidRPr="00D31FEA">
          <w:rPr>
            <w:rFonts w:cs="Arial Unicode MS"/>
            <w:i/>
            <w:iCs/>
            <w:lang w:val="en-GB"/>
            <w14:textOutline w14:w="0" w14:cap="flat" w14:cmpd="sng" w14:algn="ctr">
              <w14:noFill/>
              <w14:prstDash w14:val="solid"/>
              <w14:bevel/>
            </w14:textOutline>
            <w:rPrChange w:id="652" w:author="Furl, Nicholas" w:date="2026-07-02T12:17:00Z" w16du:dateUtc="2026-07-02T11:17:00Z">
              <w:rPr>
                <w:rFonts w:cs="Arial Unicode MS"/>
                <w:lang w:val="en-GB"/>
                <w14:textOutline w14:w="0" w14:cap="flat" w14:cmpd="sng" w14:algn="ctr">
                  <w14:noFill/>
                  <w14:prstDash w14:val="solid"/>
                  <w14:bevel/>
                </w14:textOutline>
              </w:rPr>
            </w:rPrChange>
          </w:rPr>
          <w:t>B</w:t>
        </w:r>
        <w:r w:rsidR="00D31FEA">
          <w:rPr>
            <w:rFonts w:cs="Arial Unicode MS"/>
            <w:lang w:val="en-GB"/>
            <w14:textOutline w14:w="0" w14:cap="flat" w14:cmpd="sng" w14:algn="ctr">
              <w14:noFill/>
              <w14:prstDash w14:val="solid"/>
              <w14:bevel/>
            </w14:textOutline>
          </w:rPr>
          <w:t xml:space="preserve"> &gt; 0)</w:t>
        </w:r>
      </w:ins>
      <w:ins w:id="653" w:author="Furl, Nicholas" w:date="2026-07-02T09:55:00Z">
        <w:r w:rsidRPr="00BE2C87">
          <w:rPr>
            <w:rFonts w:cs="Arial Unicode MS"/>
            <w:lang w:val="en-GB"/>
            <w14:textOutline w14:w="0" w14:cap="flat" w14:cmpd="sng" w14:algn="ctr">
              <w14:noFill/>
              <w14:prstDash w14:val="solid"/>
              <w14:bevel/>
            </w14:textOutline>
          </w:rPr>
          <w:t>, and pessimistic when they are lower than warranted by that benchmark</w:t>
        </w:r>
      </w:ins>
      <w:ins w:id="654" w:author="Furl, Nicholas" w:date="2026-07-02T12:17:00Z" w16du:dateUtc="2026-07-02T11:17:00Z">
        <w:r w:rsidR="00D31FEA">
          <w:rPr>
            <w:rFonts w:cs="Arial Unicode MS"/>
            <w:lang w:val="en-GB"/>
            <w14:textOutline w14:w="0" w14:cap="flat" w14:cmpd="sng" w14:algn="ctr">
              <w14:noFill/>
              <w14:prstDash w14:val="solid"/>
              <w14:bevel/>
            </w14:textOutline>
          </w:rPr>
          <w:t xml:space="preserve"> </w:t>
        </w:r>
      </w:ins>
      <w:ins w:id="655" w:author="Furl, Nicholas" w:date="2026-07-02T12:18:00Z" w16du:dateUtc="2026-07-02T11:18:00Z">
        <w:r w:rsidR="00D31FEA">
          <w:rPr>
            <w:rFonts w:cs="Arial Unicode MS"/>
            <w:lang w:val="en-GB"/>
            <w14:textOutline w14:w="0" w14:cap="flat" w14:cmpd="sng" w14:algn="ctr">
              <w14:noFill/>
              <w14:prstDash w14:val="solid"/>
              <w14:bevel/>
            </w14:textOutline>
          </w:rPr>
          <w:t xml:space="preserve">(i.e., </w:t>
        </w:r>
        <w:r w:rsidR="00D31FEA" w:rsidRPr="00D31FEA">
          <w:rPr>
            <w:rFonts w:cs="Arial Unicode MS"/>
            <w:i/>
            <w:iCs/>
            <w:lang w:val="en-GB"/>
            <w14:textOutline w14:w="0" w14:cap="flat" w14:cmpd="sng" w14:algn="ctr">
              <w14:noFill/>
              <w14:prstDash w14:val="solid"/>
              <w14:bevel/>
            </w14:textOutline>
            <w:rPrChange w:id="656" w:author="Furl, Nicholas" w:date="2026-07-02T12:18:00Z" w16du:dateUtc="2026-07-02T11:18:00Z">
              <w:rPr>
                <w:rFonts w:cs="Arial Unicode MS"/>
                <w:lang w:val="en-GB"/>
                <w14:textOutline w14:w="0" w14:cap="flat" w14:cmpd="sng" w14:algn="ctr">
                  <w14:noFill/>
                  <w14:prstDash w14:val="solid"/>
                  <w14:bevel/>
                </w14:textOutline>
              </w:rPr>
            </w:rPrChange>
          </w:rPr>
          <w:t>B</w:t>
        </w:r>
        <w:r w:rsidR="00D31FEA">
          <w:rPr>
            <w:rFonts w:cs="Arial Unicode MS"/>
            <w:lang w:val="en-GB"/>
            <w14:textOutline w14:w="0" w14:cap="flat" w14:cmpd="sng" w14:algn="ctr">
              <w14:noFill/>
              <w14:prstDash w14:val="solid"/>
              <w14:bevel/>
            </w14:textOutline>
          </w:rPr>
          <w:t xml:space="preserve"> &lt; 0)</w:t>
        </w:r>
      </w:ins>
      <w:ins w:id="657" w:author="Furl, Nicholas" w:date="2026-07-02T09:55:00Z">
        <w:r w:rsidRPr="00BE2C87">
          <w:rPr>
            <w:rFonts w:cs="Arial Unicode MS"/>
            <w:lang w:val="en-GB"/>
            <w14:textOutline w14:w="0" w14:cap="flat" w14:cmpd="sng" w14:algn="ctr">
              <w14:noFill/>
              <w14:prstDash w14:val="solid"/>
              <w14:bevel/>
            </w14:textOutline>
          </w:rPr>
          <w:t>.</w:t>
        </w:r>
      </w:ins>
      <w:ins w:id="658" w:author="Furl, Nicholas" w:date="2026-07-02T12:20:00Z" w16du:dateUtc="2026-07-02T11:20:00Z">
        <w:r w:rsidR="00306664">
          <w:rPr>
            <w:rFonts w:cs="Arial Unicode MS"/>
            <w:lang w:val="en-GB"/>
            <w14:textOutline w14:w="0" w14:cap="flat" w14:cmpd="sng" w14:algn="ctr">
              <w14:noFill/>
              <w14:prstDash w14:val="solid"/>
              <w14:bevel/>
            </w14:textOutline>
          </w:rPr>
          <w:t xml:space="preserve"> </w:t>
        </w:r>
      </w:ins>
      <w:ins w:id="659" w:author="Furl, Nicholas" w:date="2026-07-02T12:21:00Z" w16du:dateUtc="2026-07-02T11:21:00Z">
        <w:r w:rsidR="00E45AA5">
          <w:rPr>
            <w:rFonts w:cs="Arial Unicode MS"/>
            <w:lang w:val="en-GB"/>
            <w14:textOutline w14:w="0" w14:cap="flat" w14:cmpd="sng" w14:algn="ctr">
              <w14:noFill/>
              <w14:prstDash w14:val="solid"/>
              <w14:bevel/>
            </w14:textOutline>
          </w:rPr>
          <w:t>During fitting, w</w:t>
        </w:r>
      </w:ins>
      <w:ins w:id="660" w:author="Furl, Nicholas" w:date="2026-07-02T12:20:00Z" w16du:dateUtc="2026-07-02T11:20:00Z">
        <w:r w:rsidR="00E45AA5">
          <w:rPr>
            <w:rStyle w:val="None"/>
            <w:lang w:val="en-GB"/>
          </w:rPr>
          <w:t>e</w:t>
        </w:r>
        <w:r w:rsidR="00306664" w:rsidRPr="00C23312">
          <w:rPr>
            <w:rStyle w:val="None"/>
            <w:lang w:val="en-GB"/>
          </w:rPr>
          <w:t xml:space="preserve"> initiali</w:t>
        </w:r>
        <w:r w:rsidR="00E45AA5">
          <w:rPr>
            <w:rStyle w:val="None"/>
            <w:lang w:val="en-GB"/>
          </w:rPr>
          <w:t xml:space="preserve">sed </w:t>
        </w:r>
        <w:r w:rsidR="00E45AA5" w:rsidRPr="00E45AA5">
          <w:rPr>
            <w:rStyle w:val="None"/>
            <w:i/>
            <w:iCs/>
            <w:lang w:val="en-GB"/>
            <w:rPrChange w:id="661" w:author="Furl, Nicholas" w:date="2026-07-02T12:21:00Z" w16du:dateUtc="2026-07-02T11:21:00Z">
              <w:rPr>
                <w:rStyle w:val="None"/>
                <w:lang w:val="en-GB"/>
              </w:rPr>
            </w:rPrChange>
          </w:rPr>
          <w:t>B</w:t>
        </w:r>
        <w:r w:rsidR="00306664" w:rsidRPr="00C23312">
          <w:rPr>
            <w:rStyle w:val="None"/>
            <w:lang w:val="en-GB"/>
          </w:rPr>
          <w:t xml:space="preserve"> to its ground truth value of 0 and bounded it between -100 and 100. </w:t>
        </w:r>
      </w:ins>
    </w:p>
    <w:p w14:paraId="65954480" w14:textId="596C2CD9" w:rsidR="000E4638" w:rsidDel="00812CF9" w:rsidRDefault="000E4638">
      <w:pPr>
        <w:pStyle w:val="BodyA"/>
        <w:spacing w:after="288" w:line="480" w:lineRule="auto"/>
        <w:ind w:firstLine="720"/>
        <w:rPr>
          <w:del w:id="662" w:author="Furl, Nicholas" w:date="2026-07-02T12:46:00Z" w16du:dateUtc="2026-07-02T11:46:00Z"/>
          <w:moveTo w:id="663" w:author="Furl, Nicholas" w:date="2026-07-02T12:21:00Z" w16du:dateUtc="2026-07-02T11:21:00Z"/>
          <w:rStyle w:val="None"/>
          <w:lang w:val="en-GB"/>
        </w:rPr>
        <w:pPrChange w:id="664" w:author="Furl, Nicholas" w:date="2026-07-02T12:46:00Z" w16du:dateUtc="2026-07-02T11:46:00Z">
          <w:pPr>
            <w:pStyle w:val="BodyA"/>
            <w:spacing w:after="288" w:line="480" w:lineRule="auto"/>
          </w:pPr>
        </w:pPrChange>
      </w:pPr>
      <w:ins w:id="665" w:author="Furl, Nicholas" w:date="2026-07-02T12:21:00Z" w16du:dateUtc="2026-07-02T11:21:00Z">
        <w:r>
          <w:rPr>
            <w:rStyle w:val="None"/>
            <w:lang w:val="en-GB"/>
          </w:rPr>
          <w:t xml:space="preserve">Last, we fitted </w:t>
        </w:r>
      </w:ins>
      <w:moveToRangeStart w:id="666" w:author="Furl, Nicholas" w:date="2026-07-02T12:21:00Z" w:name="move233887325"/>
      <w:moveTo w:id="667" w:author="Furl, Nicholas" w:date="2026-07-02T12:21:00Z" w16du:dateUtc="2026-07-02T11:21:00Z">
        <w:del w:id="668" w:author="Furl, Nicholas" w:date="2026-07-02T12:21:00Z" w16du:dateUtc="2026-07-02T11:21:00Z">
          <w:r w:rsidRPr="00C23312" w:rsidDel="000E4638">
            <w:rPr>
              <w:rStyle w:val="None"/>
              <w:lang w:val="en-GB"/>
            </w:rPr>
            <w:delText>For the</w:delText>
          </w:r>
        </w:del>
      </w:moveTo>
      <w:ins w:id="669" w:author="Furl, Nicholas" w:date="2026-07-02T12:21:00Z" w16du:dateUtc="2026-07-02T11:21:00Z">
        <w:r>
          <w:rPr>
            <w:rStyle w:val="None"/>
            <w:lang w:val="en-GB"/>
          </w:rPr>
          <w:t>a</w:t>
        </w:r>
      </w:ins>
      <w:moveTo w:id="670" w:author="Furl, Nicholas" w:date="2026-07-02T12:21:00Z" w16du:dateUtc="2026-07-02T11:21:00Z">
        <w:r w:rsidRPr="00C23312">
          <w:rPr>
            <w:rStyle w:val="None"/>
            <w:lang w:val="en-GB"/>
          </w:rPr>
          <w:t xml:space="preserve"> cut off </w:t>
        </w:r>
        <w:del w:id="671" w:author="Furl, Nicholas" w:date="2026-07-02T12:21:00Z" w16du:dateUtc="2026-07-02T11:21:00Z">
          <w:r w:rsidRPr="00C23312" w:rsidDel="000E4638">
            <w:rPr>
              <w:rStyle w:val="None"/>
              <w:lang w:val="en-GB"/>
            </w:rPr>
            <w:delText>model</w:delText>
          </w:r>
        </w:del>
      </w:moveTo>
      <w:ins w:id="672" w:author="Furl, Nicholas" w:date="2026-07-02T12:21:00Z" w16du:dateUtc="2026-07-02T11:21:00Z">
        <w:r>
          <w:rPr>
            <w:rStyle w:val="None"/>
            <w:lang w:val="en-GB"/>
          </w:rPr>
          <w:t>he</w:t>
        </w:r>
      </w:ins>
      <w:ins w:id="673" w:author="Furl, Nicholas" w:date="2026-07-02T12:22:00Z" w16du:dateUtc="2026-07-02T11:22:00Z">
        <w:r>
          <w:rPr>
            <w:rStyle w:val="None"/>
            <w:lang w:val="en-GB"/>
          </w:rPr>
          <w:t xml:space="preserve">uristic. This heuristic has a distinct formulation from the Bayesian models we have been introducing </w:t>
        </w:r>
      </w:ins>
      <w:ins w:id="674" w:author="Furl, Nicholas" w:date="2026-07-02T12:23:00Z" w16du:dateUtc="2026-07-02T11:23:00Z">
        <w:r>
          <w:rPr>
            <w:rStyle w:val="None"/>
            <w:lang w:val="en-GB"/>
          </w:rPr>
          <w:t>and involves no Bayesian learning or beliefs about distributions. It derives fr</w:t>
        </w:r>
      </w:ins>
      <w:ins w:id="675" w:author="Furl, Nicholas" w:date="2026-07-02T12:24:00Z" w16du:dateUtc="2026-07-02T11:24:00Z">
        <w:r>
          <w:rPr>
            <w:rStyle w:val="None"/>
            <w:lang w:val="en-GB"/>
          </w:rPr>
          <w:t xml:space="preserve">om a mathematical proof </w:t>
        </w:r>
      </w:ins>
      <w:ins w:id="676" w:author="Furl, Nicholas" w:date="2026-07-02T12:26:00Z" w16du:dateUtc="2026-07-02T11:26:00Z">
        <w:r>
          <w:rPr>
            <w:rStyle w:val="None"/>
            <w:lang w:val="en-GB"/>
          </w:rPr>
          <w:t>for</w:t>
        </w:r>
      </w:ins>
      <w:ins w:id="677" w:author="Furl, Nicholas" w:date="2026-07-02T12:24:00Z" w16du:dateUtc="2026-07-02T11:24:00Z">
        <w:r>
          <w:rPr>
            <w:rStyle w:val="None"/>
            <w:lang w:val="en-GB"/>
          </w:rPr>
          <w:t xml:space="preserve"> the optimal solution to the “secretary </w:t>
        </w:r>
        <w:r>
          <w:rPr>
            <w:rStyle w:val="None"/>
            <w:lang w:val="en-GB"/>
          </w:rPr>
          <w:lastRenderedPageBreak/>
          <w:t>problem”</w:t>
        </w:r>
      </w:ins>
      <w:ins w:id="678" w:author="Furl, Nicholas" w:date="2026-07-02T12:25:00Z" w16du:dateUtc="2026-07-02T11:25:00Z">
        <w:r>
          <w:rPr>
            <w:rStyle w:val="None"/>
            <w:lang w:val="en-GB"/>
          </w:rPr>
          <w:t xml:space="preserve">, </w:t>
        </w:r>
      </w:ins>
      <w:ins w:id="679" w:author="Furl, Nicholas" w:date="2026-07-02T12:24:00Z" w16du:dateUtc="2026-07-02T11:24:00Z">
        <w:r>
          <w:rPr>
            <w:rStyle w:val="None"/>
            <w:lang w:val="en-GB"/>
          </w:rPr>
          <w:t>a similar optimal stopping task that is subject to several assumptions that do not h</w:t>
        </w:r>
      </w:ins>
      <w:ins w:id="680" w:author="Furl, Nicholas" w:date="2026-07-02T12:25:00Z" w16du:dateUtc="2026-07-02T11:25:00Z">
        <w:r>
          <w:rPr>
            <w:rStyle w:val="None"/>
            <w:lang w:val="en-GB"/>
          </w:rPr>
          <w:t>old in our task (Ferguson</w:t>
        </w:r>
      </w:ins>
      <w:ins w:id="681" w:author="Furl, Nicholas" w:date="2026-07-02T15:25:00Z" w16du:dateUtc="2026-07-02T14:25:00Z">
        <w:r w:rsidR="00A148BE">
          <w:rPr>
            <w:rStyle w:val="None"/>
            <w:lang w:val="en-GB"/>
          </w:rPr>
          <w:t xml:space="preserve">, </w:t>
        </w:r>
      </w:ins>
      <w:ins w:id="682" w:author="Furl, Nicholas" w:date="2026-07-02T12:25:00Z" w16du:dateUtc="2026-07-02T11:25:00Z">
        <w:r>
          <w:rPr>
            <w:rStyle w:val="None"/>
            <w:lang w:val="en-GB"/>
          </w:rPr>
          <w:t>19</w:t>
        </w:r>
      </w:ins>
      <w:ins w:id="683" w:author="Furl, Nicholas" w:date="2026-07-02T12:26:00Z" w16du:dateUtc="2026-07-02T11:26:00Z">
        <w:r>
          <w:rPr>
            <w:rStyle w:val="None"/>
            <w:lang w:val="en-GB"/>
          </w:rPr>
          <w:t xml:space="preserve">89). This proof states that an agent should wait </w:t>
        </w:r>
      </w:ins>
      <w:ins w:id="684" w:author="Furl, Nicholas" w:date="2026-07-02T12:27:00Z" w16du:dateUtc="2026-07-02T11:27:00Z">
        <w:r w:rsidRPr="000E4638">
          <w:rPr>
            <w:rStyle w:val="None"/>
            <w:i/>
            <w:iCs/>
            <w:lang w:val="en-GB"/>
            <w:rPrChange w:id="685" w:author="Furl, Nicholas" w:date="2026-07-02T12:27:00Z" w16du:dateUtc="2026-07-02T11:27:00Z">
              <w:rPr>
                <w:rStyle w:val="None"/>
                <w:lang w:val="en-GB"/>
              </w:rPr>
            </w:rPrChange>
          </w:rPr>
          <w:t>N</w:t>
        </w:r>
      </w:ins>
      <w:ins w:id="686" w:author="Furl, Nicholas" w:date="2026-07-02T12:26:00Z" w16du:dateUtc="2026-07-02T11:26:00Z">
        <w:r>
          <w:rPr>
            <w:rStyle w:val="None"/>
            <w:lang w:val="en-GB"/>
          </w:rPr>
          <w:t>/e</w:t>
        </w:r>
      </w:ins>
      <w:ins w:id="687" w:author="Furl, Nicholas" w:date="2026-07-02T12:27:00Z" w16du:dateUtc="2026-07-02T11:27:00Z">
        <w:r>
          <w:rPr>
            <w:rStyle w:val="None"/>
            <w:lang w:val="en-GB"/>
          </w:rPr>
          <w:t xml:space="preserve"> sequence positions</w:t>
        </w:r>
      </w:ins>
      <w:moveTo w:id="688" w:author="Furl, Nicholas" w:date="2026-07-02T12:21:00Z" w16du:dateUtc="2026-07-02T11:21:00Z">
        <w:r w:rsidRPr="00C23312">
          <w:rPr>
            <w:rStyle w:val="None"/>
            <w:lang w:val="en-GB"/>
          </w:rPr>
          <w:t xml:space="preserve">, </w:t>
        </w:r>
      </w:moveTo>
      <w:ins w:id="689" w:author="Furl, Nicholas" w:date="2026-07-02T12:27:00Z" w16du:dateUtc="2026-07-02T11:27:00Z">
        <w:r>
          <w:rPr>
            <w:rStyle w:val="None"/>
            <w:lang w:val="en-GB"/>
          </w:rPr>
          <w:t>treating this period as a learning period within which the highest ran</w:t>
        </w:r>
      </w:ins>
      <w:ins w:id="690" w:author="Furl, Nicholas" w:date="2026-07-02T12:28:00Z" w16du:dateUtc="2026-07-02T11:28:00Z">
        <w:r>
          <w:rPr>
            <w:rStyle w:val="None"/>
            <w:lang w:val="en-GB"/>
          </w:rPr>
          <w:t xml:space="preserve">ked option becomes the acceptance </w:t>
        </w:r>
      </w:ins>
      <w:ins w:id="691" w:author="Furl, Nicholas" w:date="2026-07-02T15:25:00Z" w16du:dateUtc="2026-07-02T14:25:00Z">
        <w:r w:rsidR="00A148BE">
          <w:rPr>
            <w:rStyle w:val="None"/>
            <w:lang w:val="en-GB"/>
          </w:rPr>
          <w:t>threshold</w:t>
        </w:r>
      </w:ins>
      <w:ins w:id="692" w:author="Furl, Nicholas" w:date="2026-07-02T12:28:00Z" w16du:dateUtc="2026-07-02T11:28:00Z">
        <w:r>
          <w:rPr>
            <w:rStyle w:val="None"/>
            <w:lang w:val="en-GB"/>
          </w:rPr>
          <w:t xml:space="preserve">. </w:t>
        </w:r>
      </w:ins>
      <w:ins w:id="693" w:author="Furl, Nicholas" w:date="2026-07-02T15:26:00Z" w16du:dateUtc="2026-07-02T14:26:00Z">
        <w:r w:rsidR="00A148BE" w:rsidRPr="00A148BE">
          <w:rPr>
            <w:rStyle w:val="None"/>
            <w:lang w:val="en-GB"/>
          </w:rPr>
          <w:t>After this cut off, the agent selects the next option that exceeds the best option observed during the learning period.</w:t>
        </w:r>
        <w:r w:rsidR="00A148BE">
          <w:rPr>
            <w:rStyle w:val="None"/>
            <w:lang w:val="en-GB"/>
          </w:rPr>
          <w:t xml:space="preserve"> </w:t>
        </w:r>
      </w:ins>
      <w:ins w:id="694" w:author="Furl, Nicholas" w:date="2026-07-02T12:28:00Z" w16du:dateUtc="2026-07-02T11:28:00Z">
        <w:r>
          <w:rPr>
            <w:rStyle w:val="None"/>
            <w:lang w:val="en-GB"/>
          </w:rPr>
          <w:t>W</w:t>
        </w:r>
      </w:ins>
      <w:moveTo w:id="695" w:author="Furl, Nicholas" w:date="2026-07-02T12:21:00Z" w16du:dateUtc="2026-07-02T11:21:00Z">
        <w:del w:id="696" w:author="Furl, Nicholas" w:date="2026-07-02T12:28:00Z" w16du:dateUtc="2026-07-02T11:28:00Z">
          <w:r w:rsidRPr="00C23312" w:rsidDel="000E4638">
            <w:rPr>
              <w:rStyle w:val="None"/>
              <w:lang w:val="en-GB"/>
            </w:rPr>
            <w:delText>w</w:delText>
          </w:r>
        </w:del>
        <w:r w:rsidRPr="00C23312">
          <w:rPr>
            <w:rStyle w:val="None"/>
            <w:lang w:val="en-GB"/>
          </w:rPr>
          <w:t>e fit the cut off value</w:t>
        </w:r>
      </w:moveTo>
      <w:ins w:id="697" w:author="Furl, Nicholas" w:date="2026-07-02T12:29:00Z" w16du:dateUtc="2026-07-02T11:29:00Z">
        <w:r>
          <w:rPr>
            <w:rStyle w:val="None"/>
            <w:lang w:val="en-GB"/>
          </w:rPr>
          <w:t xml:space="preserve"> as a free parameter</w:t>
        </w:r>
      </w:ins>
      <w:moveTo w:id="698" w:author="Furl, Nicholas" w:date="2026-07-02T12:21:00Z" w16du:dateUtc="2026-07-02T11:21:00Z">
        <w:r w:rsidRPr="00C23312">
          <w:rPr>
            <w:rStyle w:val="None"/>
            <w:lang w:val="en-GB"/>
          </w:rPr>
          <w:t xml:space="preserve">, initialising it to </w:t>
        </w:r>
        <w:del w:id="699" w:author="Furl, Nicholas" w:date="2026-07-02T12:29:00Z" w16du:dateUtc="2026-07-02T11:29:00Z">
          <w:r w:rsidRPr="000E4638" w:rsidDel="000E4638">
            <w:rPr>
              <w:rStyle w:val="None"/>
              <w:i/>
              <w:iCs/>
              <w:lang w:val="en-GB"/>
              <w:rPrChange w:id="700" w:author="Furl, Nicholas" w:date="2026-07-02T12:29:00Z" w16du:dateUtc="2026-07-02T11:29:00Z">
                <w:rPr>
                  <w:rStyle w:val="None"/>
                  <w:lang w:val="en-GB"/>
                </w:rPr>
              </w:rPrChange>
            </w:rPr>
            <w:delText>the optimal cut off value for the optimal solution and</w:delText>
          </w:r>
        </w:del>
      </w:moveTo>
      <w:ins w:id="701" w:author="Furl, Nicholas" w:date="2026-07-02T12:29:00Z" w16du:dateUtc="2026-07-02T11:29:00Z">
        <w:r w:rsidRPr="000E4638">
          <w:rPr>
            <w:rStyle w:val="None"/>
            <w:i/>
            <w:iCs/>
            <w:lang w:val="en-GB"/>
            <w:rPrChange w:id="702" w:author="Furl, Nicholas" w:date="2026-07-02T12:29:00Z" w16du:dateUtc="2026-07-02T11:29:00Z">
              <w:rPr>
                <w:rStyle w:val="None"/>
                <w:lang w:val="en-GB"/>
              </w:rPr>
            </w:rPrChange>
          </w:rPr>
          <w:t>N</w:t>
        </w:r>
        <w:r>
          <w:rPr>
            <w:rStyle w:val="None"/>
            <w:lang w:val="en-GB"/>
          </w:rPr>
          <w:t>/e</w:t>
        </w:r>
      </w:ins>
      <w:ins w:id="703" w:author="Furl, Nicholas" w:date="2026-07-02T12:30:00Z" w16du:dateUtc="2026-07-02T11:30:00Z">
        <w:r>
          <w:rPr>
            <w:rStyle w:val="None"/>
            <w:lang w:val="en-GB"/>
          </w:rPr>
          <w:t xml:space="preserve"> </w:t>
        </w:r>
      </w:ins>
      <w:ins w:id="704" w:author="Furl, Nicholas" w:date="2026-07-02T12:31:00Z" w16du:dateUtc="2026-07-02T11:31:00Z">
        <w:r w:rsidR="008752CB">
          <w:rPr>
            <w:rStyle w:val="None"/>
            <w:lang w:val="en-GB"/>
          </w:rPr>
          <w:t>≈ 3</w:t>
        </w:r>
      </w:ins>
      <w:moveTo w:id="705" w:author="Furl, Nicholas" w:date="2026-07-02T12:21:00Z" w16du:dateUtc="2026-07-02T11:21:00Z">
        <w:del w:id="706" w:author="Furl, Nicholas" w:date="2026-07-02T12:29:00Z" w16du:dateUtc="2026-07-02T11:29:00Z">
          <w:r w:rsidRPr="00C23312" w:rsidDel="000E4638">
            <w:rPr>
              <w:rStyle w:val="None"/>
              <w:lang w:val="en-GB"/>
            </w:rPr>
            <w:delText>, during fitting,</w:delText>
          </w:r>
        </w:del>
      </w:moveTo>
      <w:ins w:id="707" w:author="Furl, Nicholas" w:date="2026-07-02T12:29:00Z" w16du:dateUtc="2026-07-02T11:29:00Z">
        <w:r>
          <w:rPr>
            <w:rStyle w:val="None"/>
            <w:lang w:val="en-GB"/>
          </w:rPr>
          <w:t xml:space="preserve"> and</w:t>
        </w:r>
      </w:ins>
      <w:moveTo w:id="708" w:author="Furl, Nicholas" w:date="2026-07-02T12:21:00Z" w16du:dateUtc="2026-07-02T11:21:00Z">
        <w:r w:rsidRPr="00C23312">
          <w:rPr>
            <w:rStyle w:val="None"/>
            <w:lang w:val="en-GB"/>
          </w:rPr>
          <w:t xml:space="preserve"> bound</w:t>
        </w:r>
      </w:moveTo>
      <w:ins w:id="709" w:author="Furl, Nicholas" w:date="2026-07-02T12:29:00Z" w16du:dateUtc="2026-07-02T11:29:00Z">
        <w:r>
          <w:rPr>
            <w:rStyle w:val="None"/>
            <w:lang w:val="en-GB"/>
          </w:rPr>
          <w:t>ing</w:t>
        </w:r>
      </w:ins>
      <w:moveTo w:id="710" w:author="Furl, Nicholas" w:date="2026-07-02T12:21:00Z" w16du:dateUtc="2026-07-02T11:21:00Z">
        <w:del w:id="711" w:author="Furl, Nicholas" w:date="2026-07-02T12:29:00Z" w16du:dateUtc="2026-07-02T11:29:00Z">
          <w:r w:rsidRPr="00C23312" w:rsidDel="000E4638">
            <w:rPr>
              <w:rStyle w:val="None"/>
              <w:lang w:val="en-GB"/>
            </w:rPr>
            <w:delText>ed</w:delText>
          </w:r>
        </w:del>
        <w:r w:rsidRPr="00C23312">
          <w:rPr>
            <w:rStyle w:val="None"/>
            <w:lang w:val="en-GB"/>
          </w:rPr>
          <w:t xml:space="preserve"> </w:t>
        </w:r>
        <w:del w:id="712" w:author="Furl, Nicholas" w:date="2026-07-02T12:31:00Z" w16du:dateUtc="2026-07-02T11:31:00Z">
          <w:r w:rsidRPr="00C23312" w:rsidDel="008752CB">
            <w:rPr>
              <w:rStyle w:val="None"/>
              <w:lang w:val="en-GB"/>
            </w:rPr>
            <w:delText>its possible values to be</w:delText>
          </w:r>
        </w:del>
      </w:moveTo>
      <w:ins w:id="713" w:author="Furl, Nicholas" w:date="2026-07-02T12:31:00Z" w16du:dateUtc="2026-07-02T11:31:00Z">
        <w:r w:rsidR="008752CB">
          <w:rPr>
            <w:rStyle w:val="None"/>
            <w:lang w:val="en-GB"/>
          </w:rPr>
          <w:t>the search</w:t>
        </w:r>
      </w:ins>
      <w:moveTo w:id="714" w:author="Furl, Nicholas" w:date="2026-07-02T12:21:00Z" w16du:dateUtc="2026-07-02T11:21:00Z">
        <w:r w:rsidRPr="00C23312">
          <w:rPr>
            <w:rStyle w:val="None"/>
            <w:lang w:val="en-GB"/>
          </w:rPr>
          <w:t xml:space="preserve"> between two (to allow for a learning period of at least one option) and seven (to allow at least one option beyond the learning period to be available for choice). </w:t>
        </w:r>
        <w:del w:id="715" w:author="Furl, Nicholas" w:date="2026-07-02T12:30:00Z" w16du:dateUtc="2026-07-02T11:30:00Z">
          <w:r w:rsidRPr="00C23312" w:rsidDel="000E4638">
            <w:rPr>
              <w:rStyle w:val="None"/>
              <w:lang w:val="en-GB"/>
            </w:rPr>
            <w:delText>The optimal cut off (and initial value) is the sequence position 1/</w:delText>
          </w:r>
          <w:r w:rsidRPr="00C23312" w:rsidDel="000E4638">
            <w:rPr>
              <w:rStyle w:val="None"/>
              <w:i/>
              <w:iCs/>
              <w:lang w:val="en-GB"/>
            </w:rPr>
            <w:delText>e</w:delText>
          </w:r>
          <w:r w:rsidRPr="00C23312" w:rsidDel="000E4638">
            <w:rPr>
              <w:rStyle w:val="None"/>
              <w:lang w:val="en-GB"/>
            </w:rPr>
            <w:delText xml:space="preserve"> ≈ 37% through the sequence, which approximates sequence position 3 for our 8 option sequences. </w:delText>
          </w:r>
        </w:del>
      </w:moveTo>
    </w:p>
    <w:moveToRangeEnd w:id="666"/>
    <w:p w14:paraId="2CAEBC5B" w14:textId="3DBDFD5F" w:rsidR="00BE2C87" w:rsidRPr="00BE2C87" w:rsidRDefault="00BE2C87" w:rsidP="00812CF9">
      <w:pPr>
        <w:pStyle w:val="BodyA"/>
        <w:spacing w:after="288" w:line="480" w:lineRule="auto"/>
        <w:ind w:firstLine="720"/>
        <w:rPr>
          <w:ins w:id="716" w:author="Furl, Nicholas" w:date="2026-07-02T09:55:00Z"/>
          <w:rFonts w:cs="Arial Unicode MS"/>
          <w:lang w:val="en-GB"/>
          <w14:textOutline w14:w="0" w14:cap="flat" w14:cmpd="sng" w14:algn="ctr">
            <w14:noFill/>
            <w14:prstDash w14:val="solid"/>
            <w14:bevel/>
          </w14:textOutline>
        </w:rPr>
      </w:pPr>
    </w:p>
    <w:p w14:paraId="467CA934" w14:textId="77777777" w:rsidR="00BE2C87" w:rsidRPr="00E26087" w:rsidRDefault="00BE2C87">
      <w:pPr>
        <w:pStyle w:val="BodyA"/>
        <w:spacing w:after="288" w:line="480" w:lineRule="auto"/>
        <w:rPr>
          <w:ins w:id="717" w:author="Furl, Nicholas" w:date="2026-07-02T09:55:00Z"/>
          <w:rFonts w:cs="Arial Unicode MS"/>
          <w:lang w:val="en-GB"/>
          <w14:textOutline w14:w="0" w14:cap="flat" w14:cmpd="sng" w14:algn="ctr">
            <w14:noFill/>
            <w14:prstDash w14:val="solid"/>
            <w14:bevel/>
          </w14:textOutline>
          <w:rPrChange w:id="718" w:author="Furl, Nicholas" w:date="2026-07-02T12:31:00Z" w16du:dateUtc="2026-07-02T11:31:00Z">
            <w:rPr>
              <w:ins w:id="719" w:author="Furl, Nicholas" w:date="2026-07-02T09:55:00Z"/>
              <w:rFonts w:cs="Arial Unicode MS"/>
              <w:b/>
              <w:bCs/>
              <w:lang w:val="en-GB"/>
              <w14:textOutline w14:w="0" w14:cap="flat" w14:cmpd="sng" w14:algn="ctr">
                <w14:noFill/>
                <w14:prstDash w14:val="solid"/>
                <w14:bevel/>
              </w14:textOutline>
            </w:rPr>
          </w:rPrChange>
        </w:rPr>
        <w:pPrChange w:id="720" w:author="Furl, Nicholas" w:date="2026-07-02T12:31:00Z" w16du:dateUtc="2026-07-02T11:31:00Z">
          <w:pPr>
            <w:pStyle w:val="BodyA"/>
            <w:spacing w:after="288" w:line="480" w:lineRule="auto"/>
            <w:ind w:firstLine="720"/>
          </w:pPr>
        </w:pPrChange>
      </w:pPr>
      <w:ins w:id="721" w:author="Furl, Nicholas" w:date="2026-07-02T09:55:00Z">
        <w:r w:rsidRPr="00E26087">
          <w:rPr>
            <w:rFonts w:cs="Arial Unicode MS"/>
            <w:lang w:val="en-GB"/>
            <w14:textOutline w14:w="0" w14:cap="flat" w14:cmpd="sng" w14:algn="ctr">
              <w14:noFill/>
              <w14:prstDash w14:val="solid"/>
              <w14:bevel/>
            </w14:textOutline>
            <w:rPrChange w:id="722" w:author="Furl, Nicholas" w:date="2026-07-02T12:31:00Z" w16du:dateUtc="2026-07-02T11:31:00Z">
              <w:rPr>
                <w:rFonts w:cs="Arial Unicode MS"/>
                <w:b/>
                <w:bCs/>
                <w:lang w:val="en-GB"/>
                <w14:textOutline w14:w="0" w14:cap="flat" w14:cmpd="sng" w14:algn="ctr">
                  <w14:noFill/>
                  <w14:prstDash w14:val="solid"/>
                  <w14:bevel/>
                </w14:textOutline>
              </w:rPr>
            </w:rPrChange>
          </w:rPr>
          <w:t>Softmax choice rule and likelihood</w:t>
        </w:r>
      </w:ins>
    </w:p>
    <w:p w14:paraId="377407EF" w14:textId="330448A8" w:rsidR="00BE2C87" w:rsidRPr="00BE2C87" w:rsidRDefault="00BE2C87" w:rsidP="00BE2C87">
      <w:pPr>
        <w:pStyle w:val="BodyA"/>
        <w:spacing w:after="288" w:line="480" w:lineRule="auto"/>
        <w:ind w:firstLine="720"/>
        <w:rPr>
          <w:ins w:id="723" w:author="Furl, Nicholas" w:date="2026-07-02T09:55:00Z"/>
          <w:rFonts w:cs="Arial Unicode MS"/>
          <w:lang w:val="en-GB"/>
          <w14:textOutline w14:w="0" w14:cap="flat" w14:cmpd="sng" w14:algn="ctr">
            <w14:noFill/>
            <w14:prstDash w14:val="solid"/>
            <w14:bevel/>
          </w14:textOutline>
        </w:rPr>
      </w:pPr>
      <w:ins w:id="724" w:author="Furl, Nicholas" w:date="2026-07-02T09:55:00Z">
        <w:r w:rsidRPr="00BE2C87">
          <w:rPr>
            <w:rFonts w:cs="Arial Unicode MS"/>
            <w:lang w:val="en-GB"/>
            <w14:textOutline w14:w="0" w14:cap="flat" w14:cmpd="sng" w14:algn="ctr">
              <w14:noFill/>
              <w14:prstDash w14:val="solid"/>
              <w14:bevel/>
            </w14:textOutline>
          </w:rPr>
          <w:t xml:space="preserve">For </w:t>
        </w:r>
      </w:ins>
      <w:ins w:id="725" w:author="Furl, Nicholas" w:date="2026-07-02T12:31:00Z" w16du:dateUtc="2026-07-02T11:31:00Z">
        <w:r w:rsidR="00E26087">
          <w:rPr>
            <w:rFonts w:cs="Arial Unicode MS"/>
            <w:lang w:val="en-GB"/>
            <w14:textOutline w14:w="0" w14:cap="flat" w14:cmpd="sng" w14:algn="ctr">
              <w14:noFill/>
              <w14:prstDash w14:val="solid"/>
              <w14:bevel/>
            </w14:textOutline>
          </w:rPr>
          <w:t>all</w:t>
        </w:r>
      </w:ins>
      <w:ins w:id="726" w:author="Furl, Nicholas" w:date="2026-07-02T09:55:00Z">
        <w:r w:rsidRPr="00BE2C87">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ins>
    </w:p>
    <w:p w14:paraId="79611FB5" w14:textId="7F19FBD4" w:rsidR="00BE2C87" w:rsidRPr="00BE2C87" w:rsidRDefault="00000000" w:rsidP="00BE2C87">
      <w:pPr>
        <w:pStyle w:val="BodyA"/>
        <w:spacing w:after="288" w:line="480" w:lineRule="auto"/>
        <w:ind w:firstLine="720"/>
        <w:rPr>
          <w:ins w:id="727"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4F6C49DB" w:rsidR="009456C9" w:rsidRDefault="00BE2C87" w:rsidP="009456C9">
      <w:pPr>
        <w:pStyle w:val="BodyA"/>
        <w:spacing w:after="288" w:line="480" w:lineRule="auto"/>
        <w:rPr>
          <w:ins w:id="728" w:author="Furl, Nicholas" w:date="2026-07-02T12:36:00Z" w16du:dateUtc="2026-07-02T11:36:00Z"/>
          <w:rStyle w:val="None"/>
          <w:lang w:val="en-GB"/>
        </w:rPr>
      </w:pPr>
      <w:ins w:id="729" w:author="Furl, Nicholas" w:date="2026-07-02T09:55:00Z">
        <w:r w:rsidRPr="00BE2C87">
          <w:rPr>
            <w:rFonts w:cs="Arial Unicode MS"/>
            <w:lang w:val="en-GB"/>
            <w14:textOutline w14:w="0" w14:cap="flat" w14:cmpd="sng" w14:algn="ctr">
              <w14:noFill/>
              <w14:prstDash w14:val="solid"/>
              <w14:bevel/>
            </w14:textOutline>
          </w:rPr>
          <w:t xml:space="preserve">Here, </w:t>
        </w:r>
      </w:ins>
      <m:oMath>
        <m:sSub>
          <m:sSubPr>
            <m:ctrlPr>
              <w:ins w:id="73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731" w:author="Furl, Nicholas" w:date="2026-07-02T09:55:00Z">
                <w:rPr>
                  <w:rFonts w:ascii="Cambria Math" w:hAnsi="Cambria Math" w:cs="Arial Unicode MS"/>
                  <w:lang w:val="en-GB"/>
                  <w14:textOutline w14:w="0" w14:cap="flat" w14:cmpd="sng" w14:algn="ctr">
                    <w14:noFill/>
                    <w14:prstDash w14:val="solid"/>
                    <w14:bevel/>
                  </w14:textOutline>
                </w:rPr>
                <m:t>Q</m:t>
              </w:ins>
            </m:r>
          </m:e>
          <m:sub>
            <m:r>
              <w:ins w:id="73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733"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734"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735"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736"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737" w:author="Furl, Nicholas" w:date="2026-07-02T09:55:00Z">
            <w:rPr>
              <w:rFonts w:ascii="Cambria Math" w:hAnsi="Cambria Math" w:cs="Arial Unicode MS"/>
              <w:lang w:val="en-GB"/>
              <w14:textOutline w14:w="0" w14:cap="flat" w14:cmpd="sng" w14:algn="ctr">
                <w14:noFill/>
                <w14:prstDash w14:val="solid"/>
                <w14:bevel/>
              </w14:textOutline>
            </w:rPr>
            <m:t>,a)</m:t>
          </w:ins>
        </m:r>
      </m:oMath>
      <w:ins w:id="738" w:author="Furl, Nicholas" w:date="2026-07-02T09:55:00Z">
        <w:r w:rsidRPr="00BE2C87">
          <w:rPr>
            <w:rFonts w:cs="Arial Unicode MS"/>
            <w:lang w:val="en-GB"/>
            <w14:textOutline w14:w="0" w14:cap="flat" w14:cmpd="sng" w14:algn="ctr">
              <w14:noFill/>
              <w14:prstDash w14:val="solid"/>
              <w14:bevel/>
            </w14:textOutline>
          </w:rPr>
          <w:t xml:space="preserve">is the action value for action </w:t>
        </w:r>
      </w:ins>
      <m:oMath>
        <m:r>
          <w:ins w:id="739" w:author="Furl, Nicholas" w:date="2026-07-02T09:55:00Z">
            <w:rPr>
              <w:rFonts w:ascii="Cambria Math" w:hAnsi="Cambria Math" w:cs="Arial Unicode MS"/>
              <w:lang w:val="en-GB"/>
              <w14:textOutline w14:w="0" w14:cap="flat" w14:cmpd="sng" w14:algn="ctr">
                <w14:noFill/>
                <w14:prstDash w14:val="solid"/>
                <w14:bevel/>
              </w14:textOutline>
            </w:rPr>
            <m:t>a</m:t>
          </w:ins>
        </m:r>
      </m:oMath>
      <w:ins w:id="740" w:author="Furl, Nicholas" w:date="2026-07-02T09:55:00Z">
        <w:r w:rsidRPr="00BE2C87">
          <w:rPr>
            <w:rFonts w:cs="Arial Unicode MS"/>
            <w:lang w:val="en-GB"/>
            <w14:textOutline w14:w="0" w14:cap="flat" w14:cmpd="sng" w14:algn="ctr">
              <w14:noFill/>
              <w14:prstDash w14:val="solid"/>
              <w14:bevel/>
            </w14:textOutline>
          </w:rPr>
          <w:t xml:space="preserve">, and </w:t>
        </w:r>
      </w:ins>
      <m:oMath>
        <m:r>
          <w:ins w:id="741" w:author="Furl, Nicholas" w:date="2026-07-02T09:55:00Z">
            <w:rPr>
              <w:rFonts w:ascii="Cambria Math" w:hAnsi="Cambria Math" w:cs="Arial Unicode MS"/>
              <w:lang w:val="en-GB"/>
              <w14:textOutline w14:w="0" w14:cap="flat" w14:cmpd="sng" w14:algn="ctr">
                <w14:noFill/>
                <w14:prstDash w14:val="solid"/>
                <w14:bevel/>
              </w14:textOutline>
            </w:rPr>
            <m:t>β</m:t>
          </w:ins>
        </m:r>
      </m:oMath>
      <w:ins w:id="742" w:author="Furl, Nicholas" w:date="2026-07-02T09:55:00Z">
        <w:r w:rsidRPr="00BE2C87">
          <w:rPr>
            <w:rFonts w:cs="Arial Unicode MS"/>
            <w:lang w:val="en-GB"/>
            <w14:textOutline w14:w="0" w14:cap="flat" w14:cmpd="sng" w14:algn="ctr">
              <w14:noFill/>
              <w14:prstDash w14:val="solid"/>
              <w14:bevel/>
            </w14:textOutline>
          </w:rPr>
          <w:t xml:space="preserve">is an inverse-temperature parameter capturing decision noise. When </w:t>
        </w:r>
      </w:ins>
      <m:oMath>
        <m:r>
          <w:ins w:id="743" w:author="Furl, Nicholas" w:date="2026-07-02T09:55:00Z">
            <w:rPr>
              <w:rFonts w:ascii="Cambria Math" w:hAnsi="Cambria Math" w:cs="Arial Unicode MS"/>
              <w:lang w:val="en-GB"/>
              <w14:textOutline w14:w="0" w14:cap="flat" w14:cmpd="sng" w14:algn="ctr">
                <w14:noFill/>
                <w14:prstDash w14:val="solid"/>
                <w14:bevel/>
              </w14:textOutline>
            </w:rPr>
            <m:t>β=0</m:t>
          </w:ins>
        </m:r>
      </m:oMath>
      <w:ins w:id="744" w:author="Furl, Nicholas" w:date="2026-07-02T09:55:00Z">
        <w:r w:rsidRPr="00BE2C87">
          <w:rPr>
            <w:rFonts w:cs="Arial Unicode MS"/>
            <w:lang w:val="en-GB"/>
            <w14:textOutline w14:w="0" w14:cap="flat" w14:cmpd="sng" w14:algn="ctr">
              <w14:noFill/>
              <w14:prstDash w14:val="solid"/>
              <w14:bevel/>
            </w14:textOutline>
          </w:rPr>
          <w:t xml:space="preserve">, the two actions are chosen randomly. As </w:t>
        </w:r>
      </w:ins>
      <m:oMath>
        <m:r>
          <w:ins w:id="745" w:author="Furl, Nicholas" w:date="2026-07-02T09:55:00Z">
            <w:rPr>
              <w:rFonts w:ascii="Cambria Math" w:hAnsi="Cambria Math" w:cs="Arial Unicode MS"/>
              <w:lang w:val="en-GB"/>
              <w14:textOutline w14:w="0" w14:cap="flat" w14:cmpd="sng" w14:algn="ctr">
                <w14:noFill/>
                <w14:prstDash w14:val="solid"/>
                <w14:bevel/>
              </w14:textOutline>
            </w:rPr>
            <m:t>β</m:t>
          </w:ins>
        </m:r>
      </m:oMath>
      <w:ins w:id="746" w:author="Furl, Nicholas" w:date="2026-07-02T09:55:00Z">
        <w:r w:rsidRPr="00BE2C87">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w:ins>
      <m:oMath>
        <m:r>
          <w:ins w:id="747" w:author="Furl, Nicholas" w:date="2026-07-02T09:55:00Z">
            <w:rPr>
              <w:rFonts w:ascii="Cambria Math" w:hAnsi="Cambria Math" w:cs="Arial Unicode MS"/>
              <w:lang w:val="en-GB"/>
              <w14:textOutline w14:w="0" w14:cap="flat" w14:cmpd="sng" w14:algn="ctr">
                <w14:noFill/>
                <w14:prstDash w14:val="solid"/>
                <w14:bevel/>
              </w14:textOutline>
            </w:rPr>
            <m:t>β</m:t>
          </w:ins>
        </m:r>
      </m:oMath>
      <w:ins w:id="748" w:author="Furl, Nicholas" w:date="2026-07-02T09:55:00Z">
        <w:r w:rsidRPr="00BE2C87">
          <w:rPr>
            <w:rFonts w:cs="Arial Unicode MS"/>
            <w:lang w:val="en-GB"/>
            <w14:textOutline w14:w="0" w14:cap="flat" w14:cmpd="sng" w14:algn="ctr">
              <w14:noFill/>
              <w14:prstDash w14:val="solid"/>
              <w14:bevel/>
            </w14:textOutline>
          </w:rPr>
          <w:t>approaches infinity, but high finite values approximate deterministic choice.</w:t>
        </w:r>
      </w:ins>
      <w:ins w:id="749" w:author="Furl, Nicholas" w:date="2026-07-02T12:33:00Z" w16du:dateUtc="2026-07-02T11:33:00Z">
        <w:r w:rsidR="009456C9">
          <w:rPr>
            <w:rFonts w:cs="Arial Unicode MS"/>
            <w:lang w:val="en-GB"/>
            <w14:textOutline w14:w="0" w14:cap="flat" w14:cmpd="sng" w14:algn="ctr">
              <w14:noFill/>
              <w14:prstDash w14:val="solid"/>
              <w14:bevel/>
            </w14:textOutline>
          </w:rPr>
          <w:t xml:space="preserve"> </w:t>
        </w:r>
      </w:ins>
      <w:moveToRangeStart w:id="750" w:author="Furl, Nicholas" w:date="2026-07-02T12:34:00Z" w:name="move233888063"/>
      <w:moveTo w:id="751" w:author="Furl, Nicholas" w:date="2026-07-02T12:34:00Z" w16du:dateUtc="2026-07-02T11:34:00Z">
        <w:r w:rsidR="009456C9" w:rsidRPr="00C23312">
          <w:rPr>
            <w:rStyle w:val="None"/>
            <w:lang w:val="en-GB"/>
          </w:rPr>
          <w:t xml:space="preserve">All </w:t>
        </w:r>
      </w:moveTo>
      <w:ins w:id="752" w:author="Furl, Nicholas" w:date="2026-07-02T15:27:00Z" w16du:dateUtc="2026-07-02T14:27:00Z">
        <w:r w:rsidR="00A148BE">
          <w:rPr>
            <w:rStyle w:val="None"/>
            <w:lang w:val="en-GB"/>
          </w:rPr>
          <w:t xml:space="preserve">fitted </w:t>
        </w:r>
      </w:ins>
      <w:moveTo w:id="753" w:author="Furl, Nicholas" w:date="2026-07-02T12:34:00Z" w16du:dateUtc="2026-07-02T11:34:00Z">
        <w:r w:rsidR="009456C9" w:rsidRPr="00C23312">
          <w:rPr>
            <w:rStyle w:val="None"/>
            <w:lang w:val="en-GB"/>
          </w:rPr>
          <w:t xml:space="preserve">models </w:t>
        </w:r>
        <w:del w:id="754" w:author="Furl, Nicholas" w:date="2026-07-02T12:34:00Z" w16du:dateUtc="2026-07-02T11:34:00Z">
          <w:r w:rsidR="009456C9" w:rsidRPr="00C23312" w:rsidDel="009456C9">
            <w:rPr>
              <w:rStyle w:val="None"/>
              <w:lang w:val="en-GB"/>
            </w:rPr>
            <w:delText xml:space="preserve">additionally </w:delText>
          </w:r>
        </w:del>
        <w:r w:rsidR="009456C9" w:rsidRPr="00C23312">
          <w:rPr>
            <w:rStyle w:val="None"/>
            <w:lang w:val="en-GB"/>
          </w:rPr>
          <w:t xml:space="preserve">included the Softmax inverse temperature parameter </w:t>
        </w:r>
        <w:r w:rsidR="009456C9" w:rsidRPr="00C23312">
          <w:rPr>
            <w:rStyle w:val="None"/>
            <w:i/>
            <w:iCs/>
            <w:lang w:val="en-GB"/>
          </w:rPr>
          <w:t>β</w:t>
        </w:r>
        <w:r w:rsidR="009456C9" w:rsidRPr="00C23312">
          <w:rPr>
            <w:rStyle w:val="None"/>
            <w:lang w:val="en-GB"/>
          </w:rPr>
          <w:t xml:space="preserve"> as a free parameter. </w:t>
        </w:r>
      </w:moveTo>
      <w:moveToRangeEnd w:id="750"/>
      <w:ins w:id="755" w:author="Furl, Nicholas" w:date="2026-07-02T12:34:00Z" w16du:dateUtc="2026-07-02T11:34:00Z">
        <w:r w:rsidR="009456C9" w:rsidRPr="00C23312">
          <w:rPr>
            <w:rStyle w:val="None"/>
            <w:lang w:val="en-GB"/>
          </w:rPr>
          <w:t xml:space="preserve">During fitting, </w:t>
        </w:r>
        <w:r w:rsidR="009456C9" w:rsidRPr="00C23312">
          <w:rPr>
            <w:rStyle w:val="None"/>
            <w:i/>
            <w:iCs/>
            <w:lang w:val="en-GB"/>
          </w:rPr>
          <w:t>β</w:t>
        </w:r>
        <w:r w:rsidR="009456C9" w:rsidRPr="00C23312">
          <w:rPr>
            <w:rStyle w:val="None"/>
            <w:lang w:val="en-GB"/>
          </w:rPr>
          <w:t xml:space="preserve"> had an initial value of 1 and was bounded between 0 and 100. </w:t>
        </w:r>
      </w:ins>
    </w:p>
    <w:p w14:paraId="32500D4F" w14:textId="3EBB8734" w:rsidR="00C22C55" w:rsidDel="005F3C78" w:rsidRDefault="00BE2C87">
      <w:pPr>
        <w:pStyle w:val="BodyA"/>
        <w:spacing w:after="288" w:line="480" w:lineRule="auto"/>
        <w:ind w:firstLine="720"/>
        <w:rPr>
          <w:del w:id="756" w:author="Furl, Nicholas" w:date="2026-07-02T09:54:00Z" w16du:dateUtc="2026-07-02T08:54:00Z"/>
          <w:rFonts w:cs="Arial Unicode MS"/>
          <w:lang w:val="en-GB"/>
          <w14:textOutline w14:w="0" w14:cap="flat" w14:cmpd="sng" w14:algn="ctr">
            <w14:noFill/>
            <w14:prstDash w14:val="solid"/>
            <w14:bevel/>
          </w14:textOutline>
        </w:rPr>
        <w:pPrChange w:id="757" w:author="Furl, Nicholas" w:date="2026-07-02T12:38:00Z" w16du:dateUtc="2026-07-02T11:38:00Z">
          <w:pPr>
            <w:pStyle w:val="BodyA"/>
            <w:spacing w:after="288" w:line="480" w:lineRule="auto"/>
          </w:pPr>
        </w:pPrChange>
      </w:pPr>
      <w:ins w:id="758" w:author="Furl, Nicholas" w:date="2026-07-02T09:55:00Z">
        <w:r w:rsidRPr="00BE2C87">
          <w:rPr>
            <w:rFonts w:cs="Arial Unicode MS"/>
            <w:lang w:val="en-GB"/>
            <w14:textOutline w14:w="0" w14:cap="flat" w14:cmpd="sng" w14:algn="ctr">
              <w14:noFill/>
              <w14:prstDash w14:val="solid"/>
              <w14:bevel/>
            </w14:textOutline>
          </w:rPr>
          <w:lastRenderedPageBreak/>
          <w:t xml:space="preserve">Model fit was quantified by the negative log likelihood of participants’ observed choices under these softmax probabilities, summed over choices for each participant. </w:t>
        </w:r>
      </w:ins>
      <w:del w:id="759" w:author="Furl, Nicholas" w:date="2026-07-02T09:54:00Z" w16du:dateUtc="2026-07-02T08:54:00Z">
        <w:r w:rsidR="00C22C55" w:rsidRPr="00C22C55" w:rsidDel="005F3C78">
          <w:rPr>
            <w:rFonts w:cs="Arial Unicode MS"/>
            <w:lang w:val="en-GB"/>
            <w14:textOutline w14:w="0" w14:cap="flat" w14:cmpd="sng" w14:algn="ctr">
              <w14:noFill/>
              <w14:prstDash w14:val="solid"/>
              <w14:bevel/>
            </w14:textOutline>
          </w:rPr>
          <w:delText>Ground truth benchmark</w:delText>
        </w:r>
      </w:del>
    </w:p>
    <w:p w14:paraId="441B5B14" w14:textId="4A4D0125" w:rsidR="00C22C55" w:rsidRPr="00C22C55" w:rsidDel="005F3C78" w:rsidRDefault="00C22C55">
      <w:pPr>
        <w:spacing w:after="288" w:line="480" w:lineRule="auto"/>
        <w:ind w:firstLine="720"/>
        <w:rPr>
          <w:del w:id="760"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61"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The benchmark used here is a discrete-time finite-horizon Markov process (Cardinale et al., 2021; Costa &amp; Averbeck, 2015; Furl et al., 2019; van de Wouw et al., 2022). It computes a utility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states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 xml:space="preserve">s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at samples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which is taken as the maximal action value, out of available actions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a</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depends in part on the integral over possible future states, weighted by the probability of transitioning into </w:delText>
        </w:r>
      </w:del>
      <w:del w:id="762" w:author="Furl, Nicholas" w:date="2026-07-01T18:43:00Z" w16du:dateUtc="2026-07-01T17:43:00Z">
        <w:r w:rsidRPr="00C22C55" w:rsidDel="0028149A">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them </w:delText>
        </w:r>
      </w:del>
      <w:del w:id="763"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from the current state </w:delText>
        </w:r>
      </w:del>
      <w:del w:id="764" w:author="Furl, Nicholas" w:date="2026-07-01T18:42:00Z" w16du:dateUtc="2026-07-01T17:42:00Z">
        <w:r w:rsidRPr="00C22C55" w:rsidDel="0028149A">
          <w:rPr>
            <w:rFonts w:ascii="Calibri" w:hAnsi="Calibri" w:cs="Arial Unicode MS"/>
            <w:noProof/>
            <w:color w:val="000000"/>
            <w:position w:val="-12"/>
            <w:sz w:val="22"/>
            <w:szCs w:val="22"/>
            <w:u w:color="000000"/>
            <w:lang w:eastAsia="en-GB"/>
            <w14:textOutline w14:w="0" w14:cap="flat" w14:cmpd="sng" w14:algn="ctr">
              <w14:noFill/>
              <w14:prstDash w14:val="solid"/>
              <w14:bevel/>
            </w14:textOutline>
          </w:rPr>
          <w:drawing>
            <wp:inline distT="0" distB="0" distL="0" distR="0" wp14:anchorId="1A4D98EA" wp14:editId="2980F8FD">
              <wp:extent cx="628822" cy="205946"/>
              <wp:effectExtent l="0" t="0" r="0" b="0"/>
              <wp:docPr id="740522829" name="Picture 740522829"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822" cy="205946"/>
                      </a:xfrm>
                      <a:prstGeom prst="rect">
                        <a:avLst/>
                      </a:prstGeom>
                    </pic:spPr>
                  </pic:pic>
                </a:graphicData>
              </a:graphic>
            </wp:inline>
          </w:drawing>
        </w:r>
      </w:del>
      <w:del w:id="765"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3"/>
            <w:szCs w:val="23"/>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This latter term therefore is computed based on the generating distribution, as described above. The model uses backwards induction to derive utility values for the case where the agent chooses to sample again. See Baumann and colleagues (2020) for an intuitive description of backwards induction. </w:delText>
        </w:r>
      </w:del>
    </w:p>
    <w:p w14:paraId="6881DDC3" w14:textId="1BCBCC43" w:rsidR="00C22C55" w:rsidRPr="00C22C55" w:rsidDel="005F3C78" w:rsidRDefault="00C22C55">
      <w:pPr>
        <w:spacing w:after="288" w:line="480" w:lineRule="auto"/>
        <w:ind w:firstLine="720"/>
        <w:rPr>
          <w:del w:id="766"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67" w:author="Furl, Nicholas" w:date="2026-07-02T12:38:00Z" w16du:dateUtc="2026-07-02T11:38:00Z">
          <w:pPr>
            <w:spacing w:after="288" w:line="480" w:lineRule="auto"/>
            <w:ind w:left="1440" w:firstLine="720"/>
          </w:pPr>
        </w:pPrChange>
      </w:pPr>
      <w:del w:id="768" w:author="Furl, Nicholas" w:date="2026-07-02T09:54:00Z" w16du:dateUtc="2026-07-02T08:54:00Z">
        <w:r w:rsidRPr="00C22C55" w:rsidDel="005F3C78">
          <w:rPr>
            <w:rFonts w:ascii="Calibri" w:hAnsi="Calibri" w:cs="Arial Unicode MS"/>
            <w:noProof/>
            <w:color w:val="000000"/>
            <w:position w:val="-22"/>
            <w:sz w:val="22"/>
            <w:szCs w:val="22"/>
            <w:u w:color="000000"/>
            <w:lang w:eastAsia="en-GB"/>
            <w14:textOutline w14:w="0" w14:cap="flat" w14:cmpd="sng" w14:algn="ctr">
              <w14:noFill/>
              <w14:prstDash w14:val="solid"/>
              <w14:bevel/>
            </w14:textOutline>
          </w:rPr>
          <w:drawing>
            <wp:inline distT="0" distB="0" distL="0" distR="0" wp14:anchorId="6D45553B" wp14:editId="17E3A54F">
              <wp:extent cx="2792299" cy="348576"/>
              <wp:effectExtent l="0" t="0" r="0" b="0"/>
              <wp:doc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2299" cy="348576"/>
                      </a:xfrm>
                      <a:prstGeom prst="rect">
                        <a:avLst/>
                      </a:prstGeom>
                    </pic:spPr>
                  </pic:pic>
                </a:graphicData>
              </a:graphic>
            </wp:inline>
          </w:drawing>
        </w:r>
      </w:del>
    </w:p>
    <w:p w14:paraId="59257754" w14:textId="3594B711" w:rsidR="00C22C55" w:rsidRPr="00C22C55" w:rsidDel="005F3C78" w:rsidRDefault="00C22C55">
      <w:pPr>
        <w:spacing w:after="288" w:line="480" w:lineRule="auto"/>
        <w:ind w:firstLine="720"/>
        <w:rPr>
          <w:del w:id="769"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70" w:author="Furl, Nicholas" w:date="2026-07-02T12:38:00Z" w16du:dateUtc="2026-07-02T11:38:00Z">
          <w:pPr>
            <w:spacing w:after="288" w:line="480" w:lineRule="auto"/>
          </w:pPr>
        </w:pPrChange>
      </w:pPr>
      <w:del w:id="771" w:author="Furl, Nicholas" w:date="2026-07-02T09:54:00Z" w16du:dateUtc="2026-07-02T08:54:00Z">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also depends on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13497855" wp14:editId="049A03F0">
              <wp:extent cx="520357" cy="152400"/>
              <wp:effectExtent l="0" t="0" r="0" b="0"/>
              <wp:docPr id="2045014297" name="Picture 2045014297"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the reward to be obtained for action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 xml:space="preserve">a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in the current state. If the agent chooses to decline and sample another option, then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395C45D" wp14:editId="439AE3C6">
              <wp:extent cx="520357" cy="152400"/>
              <wp:effectExtent l="0" t="0" r="0" b="0"/>
              <wp:docPr id="1892239307" name="Picture 1892239307"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3"/>
            <w:szCs w:val="23"/>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merely equals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C</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the cost to sample. For all ten datasets,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C</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 0 in the ground truth benchmark, as we never extrinsically rewarded or penalised participants for sampling. However, if the agent chooses one of the options, then the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821016B" wp14:editId="15401B39">
              <wp:extent cx="520357" cy="152400"/>
              <wp:effectExtent l="0" t="0" r="0" b="0"/>
              <wp:docPr id="833642208" name="Picture 833642208"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term in the above formula instead depends on the function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R</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which maps each option</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relative rank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h</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onto its reward value. </w:delText>
        </w:r>
      </w:del>
    </w:p>
    <w:p w14:paraId="0D5FA42A" w14:textId="1C43E3AD" w:rsidR="00C22C55" w:rsidRPr="00C22C55" w:rsidDel="005F3C78" w:rsidRDefault="00C22C55">
      <w:pPr>
        <w:spacing w:after="288" w:line="480" w:lineRule="auto"/>
        <w:ind w:firstLine="720"/>
        <w:jc w:val="center"/>
        <w:rPr>
          <w:del w:id="772"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73" w:author="Furl, Nicholas" w:date="2026-07-02T09:54:00Z" w16du:dateUtc="2026-07-02T08:54:00Z">
        <w:r w:rsidRPr="00C22C55" w:rsidDel="005F3C78">
          <w:rPr>
            <w:rFonts w:ascii="Calibri" w:hAnsi="Calibri" w:cs="Arial Unicode MS"/>
            <w:noProof/>
            <w:color w:val="000000"/>
            <w:position w:val="-20"/>
            <w:sz w:val="22"/>
            <w:szCs w:val="22"/>
            <w:u w:color="000000"/>
            <w:lang w:eastAsia="en-GB"/>
            <w14:textOutline w14:w="0" w14:cap="flat" w14:cmpd="sng" w14:algn="ctr">
              <w14:noFill/>
              <w14:prstDash w14:val="solid"/>
              <w14:bevel/>
            </w14:textOutline>
          </w:rPr>
          <w:drawing>
            <wp:inline distT="0" distB="0" distL="0" distR="0" wp14:anchorId="576119C5" wp14:editId="43268005">
              <wp:extent cx="2575257" cy="345854"/>
              <wp:effectExtent l="0" t="0" r="0" b="0"/>
              <wp:docPr id="186567449" name="Picture 186567449"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5257" cy="345854"/>
                      </a:xfrm>
                      <a:prstGeom prst="rect">
                        <a:avLst/>
                      </a:prstGeom>
                    </pic:spPr>
                  </pic:pic>
                </a:graphicData>
              </a:graphic>
            </wp:inline>
          </w:drawing>
        </w:r>
      </w:del>
    </w:p>
    <w:p w14:paraId="2929A026" w14:textId="7A636A81" w:rsidR="00C22C55" w:rsidRPr="00C22C55" w:rsidDel="005F3C78" w:rsidRDefault="00C22C55">
      <w:pPr>
        <w:spacing w:after="288" w:line="480" w:lineRule="auto"/>
        <w:ind w:firstLine="720"/>
        <w:rPr>
          <w:del w:id="774"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75" w:author="Furl, Nicholas" w:date="2026-07-02T12:38:00Z" w16du:dateUtc="2026-07-02T11:38:00Z">
          <w:pPr>
            <w:spacing w:after="288" w:line="480" w:lineRule="auto"/>
          </w:pPr>
        </w:pPrChange>
      </w:pPr>
      <w:del w:id="776"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As participants were instructed to choose the best options they could, the ground truth benchmark</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choices were always rewarded according to the value of the chosen option (i.e., the average rating that participant gave to the chosen value). </w:delText>
        </w:r>
      </w:del>
    </w:p>
    <w:p w14:paraId="3CF190D2" w14:textId="03C3677E" w:rsidR="00C22C55" w:rsidRPr="00C22C55" w:rsidDel="005F3C78" w:rsidRDefault="00C22C55">
      <w:pPr>
        <w:spacing w:after="288" w:line="480" w:lineRule="auto"/>
        <w:ind w:firstLine="720"/>
        <w:rPr>
          <w:del w:id="777"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78"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lastRenderedPageBreak/>
          <w:delText>The ground truth benchmark</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generating distribution, before any options are sampled, is assigned a prior mean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degrees of freedom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κ</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that prior mean, a prior variance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degrees of freedom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ν</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that prior variance.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 xml:space="preserve">0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were fixed to the mean and variance of the phase 1 rating distribution. The ground truth benchmark then uses Bayes rule to update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upon experiencing each new option value in each sequence. </w:delText>
        </w:r>
      </w:del>
    </w:p>
    <w:p w14:paraId="1E0467FF" w14:textId="639B6DA2" w:rsidR="00F7085F" w:rsidRPr="00C23312" w:rsidDel="000E4638" w:rsidRDefault="00000000">
      <w:pPr>
        <w:pStyle w:val="BodyA"/>
        <w:spacing w:after="288" w:line="480" w:lineRule="auto"/>
        <w:ind w:firstLine="720"/>
        <w:rPr>
          <w:del w:id="779" w:author="Furl, Nicholas" w:date="2026-07-02T12:21:00Z" w16du:dateUtc="2026-07-02T11:21:00Z"/>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780" w:author="Furl, Nicholas" w:date="2026-07-02T12:38:00Z" w16du:dateUtc="2026-07-02T11:38:00Z">
          <w:pPr>
            <w:pStyle w:val="BodyA"/>
            <w:spacing w:after="288" w:line="480" w:lineRule="auto"/>
          </w:pPr>
        </w:pPrChange>
      </w:pPr>
      <w:del w:id="781" w:author="Furl, Nicholas" w:date="2026-07-02T12:21:00Z" w16du:dateUtc="2026-07-02T11:21:00Z">
        <w:r w:rsidRPr="00C23312" w:rsidDel="000E4638">
          <w:rPr>
            <w:rStyle w:val="None"/>
            <w:lang w:val="en-GB"/>
          </w:rPr>
          <w:delText>Fitted models</w:delText>
        </w:r>
      </w:del>
    </w:p>
    <w:p w14:paraId="2A1654E4" w14:textId="20DEE7EC" w:rsidR="00F7085F" w:rsidRPr="00C23312" w:rsidDel="00812CF9" w:rsidRDefault="00000000">
      <w:pPr>
        <w:pStyle w:val="BodyA"/>
        <w:spacing w:after="288" w:line="480" w:lineRule="auto"/>
        <w:ind w:firstLine="720"/>
        <w:rPr>
          <w:del w:id="782" w:author="Furl, Nicholas" w:date="2026-07-02T12:46:00Z" w16du:dateUtc="2026-07-02T11:46:00Z"/>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783" w:author="Furl, Nicholas" w:date="2026-07-02T12:38:00Z" w16du:dateUtc="2026-07-02T11:38:00Z">
          <w:pPr>
            <w:pStyle w:val="BodyA"/>
            <w:spacing w:after="288" w:line="480" w:lineRule="auto"/>
          </w:pPr>
        </w:pPrChange>
      </w:pPr>
      <w:del w:id="784" w:author="Furl, Nicholas" w:date="2026-07-02T12:21:00Z" w16du:dateUtc="2026-07-02T11:21:00Z">
        <w:r w:rsidRPr="00C23312" w:rsidDel="000E4638">
          <w:rPr>
            <w:rStyle w:val="None"/>
            <w:lang w:val="en-GB"/>
          </w:rPr>
          <w:tab/>
        </w:r>
      </w:del>
      <w:del w:id="785" w:author="Furl, Nicholas" w:date="2026-07-02T12:19:00Z" w16du:dateUtc="2026-07-02T11:19:00Z">
        <w:r w:rsidRPr="00C23312" w:rsidDel="005245D9">
          <w:rPr>
            <w:rStyle w:val="None"/>
            <w:lang w:val="en-GB"/>
          </w:rPr>
          <w:delText xml:space="preserve">A theoretically motivated and psychologically interpretable free parameter was fit for each model. </w:delText>
        </w:r>
      </w:del>
      <w:moveFromRangeStart w:id="786" w:author="Furl, Nicholas" w:date="2026-07-02T12:21:00Z" w:name="move233887325"/>
      <w:moveFrom w:id="787" w:author="Furl, Nicholas" w:date="2026-07-02T12:21:00Z" w16du:dateUtc="2026-07-02T11:21:00Z">
        <w:r w:rsidRPr="00C23312" w:rsidDel="000E4638">
          <w:rPr>
            <w:rStyle w:val="None"/>
            <w:lang w:val="en-GB"/>
          </w:rPr>
          <w:t>For the cut off model, we fit the cut off value, initialising it to the optimal cut off value for the optimal solution and, during fitting, bounded its possible values to be between two (to allow for a learning period of at least one option) and seven (to allow at least one option beyond the learning period to be available for choice). The optimal cut off (and initial value) is the sequence position 1/</w:t>
        </w:r>
        <w:r w:rsidRPr="00C23312" w:rsidDel="000E4638">
          <w:rPr>
            <w:rStyle w:val="None"/>
            <w:i/>
            <w:iCs/>
            <w:lang w:val="en-GB"/>
          </w:rPr>
          <w:t>e</w:t>
        </w:r>
        <w:r w:rsidRPr="00C23312" w:rsidDel="000E4638">
          <w:rPr>
            <w:rStyle w:val="None"/>
            <w:lang w:val="en-GB"/>
          </w:rPr>
          <w:t xml:space="preserve"> ≈ 37% through the sequence, which approximates sequence position 3 for our 8 option sequences. </w:t>
        </w:r>
      </w:moveFrom>
      <w:moveFromRangeStart w:id="788" w:author="Furl, Nicholas" w:date="2026-07-02T12:10:00Z" w:name="move233886664"/>
      <w:moveFromRangeEnd w:id="786"/>
      <w:moveFrom w:id="789" w:author="Furl, Nicholas" w:date="2026-07-02T12:10:00Z" w16du:dateUtc="2026-07-02T11:10:00Z">
        <w:del w:id="790" w:author="Furl, Nicholas" w:date="2026-07-02T12:20:00Z" w16du:dateUtc="2026-07-02T11:20:00Z">
          <w:r w:rsidRPr="00C23312" w:rsidDel="00306664">
            <w:rPr>
              <w:rStyle w:val="None"/>
              <w:lang w:val="en-GB"/>
            </w:rPr>
            <w:delText>For the cost to sample model, we fitted the free cost to sample parameter, initialised it to its ground truth value 0 and bounded it between -100 and 100.</w:delText>
          </w:r>
          <w:r w:rsidR="0082705A" w:rsidDel="00306664">
            <w:rPr>
              <w:rStyle w:val="None"/>
              <w:lang w:val="en-GB"/>
            </w:rPr>
            <w:delText xml:space="preserve"> Negative values suppress sampling while positive values extend sampling.</w:delText>
          </w:r>
          <w:r w:rsidRPr="00C23312" w:rsidDel="00306664">
            <w:rPr>
              <w:rStyle w:val="None"/>
              <w:lang w:val="en-GB"/>
            </w:rPr>
            <w:delText xml:space="preserve"> To maintain continuity with the more traditional use of “cost to sample” as the name of this model quantity (e.g., Costa &amp; Averbeck, 2015), we will retain our previously-used name “cost to sample model” (van de Wouw et al., 2024), even though “reward to sample” might appear to be more apt a description, as this model would explain long searches in terms of sampling being intrinsically rewarding. </w:delText>
          </w:r>
        </w:del>
      </w:moveFrom>
      <w:moveFromRangeEnd w:id="788"/>
      <w:del w:id="791" w:author="Furl, Nicholas" w:date="2026-07-02T12:20:00Z" w16du:dateUtc="2026-07-02T11:20:00Z">
        <w:r w:rsidRPr="00C23312" w:rsidDel="00306664">
          <w:rPr>
            <w:rStyle w:val="None"/>
            <w:lang w:val="en-GB"/>
          </w:rPr>
          <w:delText xml:space="preserve">For the biased prior model, we fit a constant added to the prior mean </w:delText>
        </w:r>
        <w:r w:rsidRPr="00C23312" w:rsidDel="00306664">
          <w:rPr>
            <w:rStyle w:val="None"/>
            <w:i/>
            <w:iCs/>
            <w:lang w:val="en-GB"/>
          </w:rPr>
          <w:delText>μ</w:delText>
        </w:r>
        <w:r w:rsidRPr="00C23312" w:rsidDel="00306664">
          <w:rPr>
            <w:rStyle w:val="None"/>
            <w:i/>
            <w:iCs/>
            <w:vertAlign w:val="subscript"/>
            <w:lang w:val="en-GB"/>
          </w:rPr>
          <w:delText>0</w:delText>
        </w:r>
        <w:r w:rsidRPr="00C23312" w:rsidDel="00306664">
          <w:rPr>
            <w:rStyle w:val="None"/>
            <w:lang w:val="en-GB"/>
          </w:rPr>
          <w:delText xml:space="preserve">, initialising this constant to its ground truth value of 0 and bounded it between -100 and 100. </w:delText>
        </w:r>
      </w:del>
      <w:moveFromRangeStart w:id="792" w:author="Furl, Nicholas" w:date="2026-07-02T12:34:00Z" w:name="move233888063"/>
      <w:moveFrom w:id="793" w:author="Furl, Nicholas" w:date="2026-07-02T12:34:00Z" w16du:dateUtc="2026-07-02T11:34:00Z">
        <w:r w:rsidRPr="00C23312" w:rsidDel="009456C9">
          <w:rPr>
            <w:rStyle w:val="None"/>
            <w:lang w:val="en-GB"/>
          </w:rPr>
          <w:t xml:space="preserve">All models additionally included the Softmax inverse temperature parameter </w:t>
        </w:r>
        <w:r w:rsidRPr="00C23312" w:rsidDel="009456C9">
          <w:rPr>
            <w:rStyle w:val="None"/>
            <w:i/>
            <w:iCs/>
            <w:lang w:val="en-GB"/>
          </w:rPr>
          <w:t>β</w:t>
        </w:r>
        <w:r w:rsidRPr="00C23312" w:rsidDel="009456C9">
          <w:rPr>
            <w:rStyle w:val="None"/>
            <w:lang w:val="en-GB"/>
          </w:rPr>
          <w:t xml:space="preserve"> as a free parameter. </w:t>
        </w:r>
      </w:moveFrom>
      <w:moveFromRangeEnd w:id="792"/>
      <w:del w:id="794" w:author="Furl, Nicholas" w:date="2026-07-02T12:34:00Z" w16du:dateUtc="2026-07-02T11:34:00Z">
        <w:r w:rsidRPr="00C23312" w:rsidDel="009456C9">
          <w:rPr>
            <w:rStyle w:val="None"/>
            <w:lang w:val="en-GB"/>
          </w:rPr>
          <w:delText xml:space="preserve">During fitting, </w:delText>
        </w:r>
        <w:r w:rsidRPr="00C23312" w:rsidDel="009456C9">
          <w:rPr>
            <w:rStyle w:val="None"/>
            <w:i/>
            <w:iCs/>
            <w:lang w:val="en-GB"/>
          </w:rPr>
          <w:delText>β</w:delText>
        </w:r>
        <w:r w:rsidRPr="00C23312" w:rsidDel="009456C9">
          <w:rPr>
            <w:rStyle w:val="None"/>
            <w:lang w:val="en-GB"/>
          </w:rPr>
          <w:delText xml:space="preserve"> had an initial value of 1 and was bounded between 0 and 100. Quality of model fit, in the form of the negative log likelihood, summed over each participants’</w:delText>
        </w:r>
        <w:r w:rsidRPr="00C23312" w:rsidDel="009456C9">
          <w:rPr>
            <w:rStyle w:val="None"/>
            <w:rFonts w:ascii="Arial Unicode MS" w:hAnsi="Arial Unicode MS"/>
            <w:rtl/>
            <w:lang w:val="en-GB"/>
          </w:rPr>
          <w:delText xml:space="preserve"> </w:delText>
        </w:r>
        <w:r w:rsidRPr="00C23312" w:rsidDel="009456C9">
          <w:rPr>
            <w:rStyle w:val="None"/>
            <w:lang w:val="en-GB"/>
          </w:rPr>
          <w:delText xml:space="preserve">choices, was derived </w:delText>
        </w:r>
      </w:del>
      <w:del w:id="795" w:author="Furl, Nicholas" w:date="2026-07-02T12:36:00Z" w16du:dateUtc="2026-07-02T11:36:00Z">
        <w:r w:rsidRPr="00C23312" w:rsidDel="009456C9">
          <w:rPr>
            <w:rStyle w:val="None"/>
            <w:lang w:val="en-GB"/>
          </w:rPr>
          <w:delText xml:space="preserve">using probabilities computed from action values passed through the Softmax function. </w:delText>
        </w:r>
      </w:del>
      <w:r w:rsidRPr="00C23312">
        <w:rPr>
          <w:rStyle w:val="None"/>
          <w:lang w:val="en-GB"/>
        </w:rPr>
        <w:t xml:space="preserve">We used fminsearchbnd.m in MATLAB (Mathworks, Natick MA) </w:t>
      </w:r>
      <w:ins w:id="796" w:author="Furl, Nicholas" w:date="2026-07-02T12:37:00Z" w16du:dateUtc="2026-07-02T11:37:00Z">
        <w:r w:rsidR="009456C9">
          <w:rPr>
            <w:rStyle w:val="None"/>
            <w:lang w:val="en-GB"/>
          </w:rPr>
          <w:t xml:space="preserve">to search for parameter </w:t>
        </w:r>
        <w:r w:rsidR="009456C9">
          <w:rPr>
            <w:rStyle w:val="None"/>
            <w:lang w:val="en-GB"/>
          </w:rPr>
          <w:lastRenderedPageBreak/>
          <w:t>values based on the initial values and bounds given for each model above</w:t>
        </w:r>
      </w:ins>
      <w:del w:id="797" w:author="Furl, Nicholas" w:date="2026-07-02T12:37:00Z" w16du:dateUtc="2026-07-02T11:37:00Z">
        <w:r w:rsidRPr="00C23312" w:rsidDel="009456C9">
          <w:rPr>
            <w:rStyle w:val="None"/>
            <w:lang w:val="en-GB"/>
          </w:rPr>
          <w:delText>for fitting</w:delText>
        </w:r>
      </w:del>
      <w:r w:rsidRPr="00C23312">
        <w:rPr>
          <w:rStyle w:val="None"/>
          <w:lang w:val="en-GB"/>
        </w:rPr>
        <w:t xml:space="preserve">. Parameter and model recovery </w:t>
      </w:r>
      <w:del w:id="798" w:author="Furl, Nicholas" w:date="2026-07-02T15:29:00Z" w16du:dateUtc="2026-07-02T14:29:00Z">
        <w:r w:rsidRPr="00C23312" w:rsidDel="00231B13">
          <w:rPr>
            <w:rStyle w:val="None"/>
            <w:lang w:val="en-GB"/>
          </w:rPr>
          <w:delText xml:space="preserve">is </w:delText>
        </w:r>
      </w:del>
      <w:ins w:id="799" w:author="Furl, Nicholas" w:date="2026-07-02T15:29:00Z" w16du:dateUtc="2026-07-02T14:29:00Z">
        <w:r w:rsidR="00231B13">
          <w:rPr>
            <w:rStyle w:val="None"/>
            <w:lang w:val="en-GB"/>
          </w:rPr>
          <w:t>are</w:t>
        </w:r>
        <w:r w:rsidR="00231B13" w:rsidRPr="00C23312">
          <w:rPr>
            <w:rStyle w:val="None"/>
            <w:lang w:val="en-GB"/>
          </w:rPr>
          <w:t xml:space="preserve"> </w:t>
        </w:r>
      </w:ins>
      <w:r w:rsidRPr="00C23312">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Pr="00C23312">
        <w:rPr>
          <w:rStyle w:val="None"/>
          <w:i/>
          <w:iCs/>
          <w:lang w:val="en-GB"/>
        </w:rPr>
        <w:t>t</w:t>
      </w:r>
      <w:r w:rsidRPr="00C23312">
        <w:rPr>
          <w:rStyle w:val="None"/>
          <w:lang w:val="en-GB"/>
        </w:rPr>
        <w:t xml:space="preserve">-tests (computing as described above for sampling rate comparisons), which involves computing Bayes factors </w:t>
      </w:r>
      <w:r w:rsidRPr="00C23312">
        <w:rPr>
          <w:rStyle w:val="None"/>
          <w:i/>
          <w:iCs/>
          <w:lang w:val="en-GB"/>
        </w:rPr>
        <w:t>BF</w:t>
      </w:r>
      <w:r w:rsidRPr="00C23312">
        <w:rPr>
          <w:rStyle w:val="None"/>
          <w:i/>
          <w:iCs/>
          <w:vertAlign w:val="subscript"/>
          <w:lang w:val="en-GB"/>
        </w:rPr>
        <w:t>10</w:t>
      </w:r>
      <w:r w:rsidRPr="00C23312">
        <w:rPr>
          <w:rStyle w:val="None"/>
          <w:lang w:val="en-GB"/>
        </w:rPr>
        <w:t xml:space="preserve">, to test for mean differences in BIC between pairs of models. Second, we determined which model had the best BIC for the most participants. </w:t>
      </w:r>
      <w:ins w:id="800" w:author="Furl, Nicholas" w:date="2026-07-02T15:30:00Z" w16du:dateUtc="2026-07-02T14:30:00Z">
        <w:r w:rsidR="00A9345C">
          <w:rPr>
            <w:rStyle w:val="None"/>
            <w:lang w:val="en-GB"/>
          </w:rPr>
          <w:t xml:space="preserve">Supplementary Materials report random effects model comparison metrics. </w:t>
        </w:r>
      </w:ins>
    </w:p>
    <w:p w14:paraId="4C72884B" w14:textId="56E3216F" w:rsidR="00677A4F" w:rsidRPr="00C23312" w:rsidRDefault="00677A4F">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801" w:author="Furl, Nicholas" w:date="2026-07-02T12:46:00Z" w16du:dateUtc="2026-07-02T11:46:00Z">
          <w:pPr>
            <w:pStyle w:val="BodyA"/>
            <w:spacing w:after="288" w:line="480" w:lineRule="auto"/>
          </w:pPr>
        </w:pPrChange>
      </w:pPr>
      <w:r>
        <w:rPr>
          <w:rStyle w:val="None"/>
          <w:lang w:val="en-GB"/>
        </w:rPr>
        <w:t xml:space="preserve">Data, analysis and computational modelling code are available at </w:t>
      </w:r>
      <w:r>
        <w:fldChar w:fldCharType="begin"/>
      </w:r>
      <w:r>
        <w:instrText>HYPERLINK "https://github.com/nicholasfurl/Model_fitting_imageTasks"</w:instrText>
      </w:r>
      <w:r>
        <w:fldChar w:fldCharType="separate"/>
      </w:r>
      <w:r w:rsidRPr="00472C07">
        <w:rPr>
          <w:rStyle w:val="Hyperlink"/>
          <w:lang w:val="en-GB"/>
        </w:rPr>
        <w:t>https://github.com/nicholasfurl/Model_fitting_imageTasks</w:t>
      </w:r>
      <w:r>
        <w:fldChar w:fldCharType="end"/>
      </w:r>
      <w:r>
        <w:rPr>
          <w:rStyle w:val="Hyperlink0"/>
          <w:lang w:val="en-GB"/>
        </w:rPr>
        <w:t>.</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77777777" w:rsidR="00F7085F" w:rsidRDefault="00000000">
      <w:pPr>
        <w:pStyle w:val="BodyA"/>
        <w:spacing w:after="288" w:line="480" w:lineRule="auto"/>
        <w:ind w:firstLine="720"/>
        <w:rPr>
          <w:rStyle w:val="None"/>
          <w:lang w:val="en-GB"/>
        </w:rPr>
      </w:pPr>
      <w:r w:rsidRPr="00C23312">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2D7047" w:rsidRPr="00C23312" w:rsidRDefault="002D7047" w:rsidP="002D7047">
      <w:pPr>
        <w:pStyle w:val="BodyA"/>
        <w:spacing w:after="288" w:line="480" w:lineRule="auto"/>
        <w:ind w:firstLine="720"/>
        <w:jc w:val="center"/>
        <w:rPr>
          <w:rStyle w:val="None"/>
          <w:lang w:val="en-GB"/>
        </w:rPr>
      </w:pPr>
      <w:r>
        <w:rPr>
          <w:rStyle w:val="None"/>
          <w:lang w:val="en-GB"/>
        </w:rPr>
        <w:t>Insert Figure 1 here</w:t>
      </w:r>
    </w:p>
    <w:p w14:paraId="4F0BF044" w14:textId="0518D4A7"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1 top row, black and grey bars and points). Indeed, we found significant main effects of Agent in all three datasets: facial attractiveness dataset 1 </w:t>
      </w:r>
      <w:r w:rsidRPr="00C23312">
        <w:rPr>
          <w:rStyle w:val="None"/>
          <w:i/>
          <w:iCs/>
          <w:lang w:val="en-GB"/>
        </w:rPr>
        <w:t>F</w:t>
      </w:r>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r w:rsidRPr="00C23312">
        <w:rPr>
          <w:rStyle w:val="None"/>
          <w:i/>
          <w:iCs/>
          <w:lang w:val="en-GB"/>
        </w:rPr>
        <w:t>F</w:t>
      </w:r>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r w:rsidRPr="00C23312">
        <w:rPr>
          <w:rStyle w:val="None"/>
          <w:i/>
          <w:iCs/>
          <w:lang w:val="en-GB"/>
        </w:rPr>
        <w:t>F</w:t>
      </w:r>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 xml:space="preserve">Figure 1, top row </w:t>
      </w:r>
      <w:r w:rsidR="00201E92">
        <w:rPr>
          <w:rStyle w:val="None"/>
          <w:lang w:val="en-GB"/>
        </w:rPr>
        <w:t xml:space="preserve">shows </w:t>
      </w:r>
      <w:r w:rsidRPr="00C23312">
        <w:rPr>
          <w:rStyle w:val="None"/>
          <w:lang w:val="en-GB"/>
        </w:rPr>
        <w:t xml:space="preserve">Bayesian pairwise test results. </w:t>
      </w:r>
      <w:r w:rsidR="00201E92" w:rsidRPr="00C23312">
        <w:rPr>
          <w:rStyle w:val="None"/>
          <w:lang w:val="en-GB"/>
        </w:rPr>
        <w:t>Predictive</w:t>
      </w:r>
      <w:r w:rsidRPr="00C23312">
        <w:rPr>
          <w:rStyle w:val="None"/>
          <w:lang w:val="en-GB"/>
        </w:rPr>
        <w:t xml:space="preserve"> checks on the sampling rate show that all the fitted models could approximate participants’ sampling rates, though the cut off model appears to underestimate participants’ sampling slightly.</w:t>
      </w:r>
    </w:p>
    <w:p w14:paraId="180D4423" w14:textId="6CC0F666"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r w:rsidRPr="00C23312">
        <w:rPr>
          <w:rStyle w:val="None"/>
          <w:i/>
          <w:iCs/>
          <w:lang w:val="en-GB"/>
        </w:rPr>
        <w:t>F</w:t>
      </w:r>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r w:rsidRPr="00C23312">
        <w:rPr>
          <w:rStyle w:val="None"/>
          <w:i/>
          <w:iCs/>
          <w:lang w:val="en-GB"/>
        </w:rPr>
        <w:t>F</w:t>
      </w:r>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r w:rsidRPr="00C23312">
        <w:rPr>
          <w:rStyle w:val="None"/>
          <w:i/>
          <w:iCs/>
          <w:lang w:val="en-GB"/>
        </w:rPr>
        <w:t>F</w:t>
      </w:r>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 xml:space="preserve">Figure 1, centre row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5C6A69BC" w:rsidR="00F7085F" w:rsidRPr="000A7036" w:rsidRDefault="00000000" w:rsidP="002D7047">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.5)(Cohen, 1988): facial attractiveness dataset </w:t>
      </w:r>
      <w:r w:rsidRPr="00C23312">
        <w:rPr>
          <w:rStyle w:val="None"/>
          <w:lang w:val="en-GB"/>
        </w:rPr>
        <w:lastRenderedPageBreak/>
        <w:t xml:space="preserve">1 </w:t>
      </w:r>
      <w:r w:rsidRPr="00C23312">
        <w:rPr>
          <w:rStyle w:val="None"/>
          <w:i/>
          <w:iCs/>
          <w:lang w:val="en-GB"/>
        </w:rPr>
        <w:t>χ²</w:t>
      </w:r>
      <w:r w:rsidRPr="00C23312">
        <w:rPr>
          <w:rStyle w:val="None"/>
          <w:lang w:val="en-GB"/>
        </w:rPr>
        <w:t xml:space="preserve">(2) = 34.3,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1.31, facial attractiveness dataset 2 </w:t>
      </w:r>
      <w:r w:rsidRPr="00C23312">
        <w:rPr>
          <w:rStyle w:val="None"/>
          <w:i/>
          <w:iCs/>
          <w:lang w:val="en-GB"/>
        </w:rPr>
        <w:t>χ²</w:t>
      </w:r>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.77 and facial attractiveness dataset 3 </w:t>
      </w:r>
      <w:r w:rsidRPr="00C23312">
        <w:rPr>
          <w:rStyle w:val="None"/>
          <w:i/>
          <w:iCs/>
          <w:lang w:val="en-GB"/>
        </w:rPr>
        <w:t>χ²</w:t>
      </w:r>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.56. The biased prior model appeared superior in fitting participants for all three datasets. </w:t>
      </w:r>
    </w:p>
    <w:p w14:paraId="306763B7" w14:textId="3EF4BF65" w:rsidR="00F7085F" w:rsidRPr="000A7036" w:rsidRDefault="00000000">
      <w:pPr>
        <w:pStyle w:val="BodyA"/>
        <w:spacing w:line="480" w:lineRule="auto"/>
        <w:rPr>
          <w:rStyle w:val="None"/>
          <w:lang w:val="en-GB"/>
        </w:rPr>
      </w:pPr>
      <w:r w:rsidRPr="000A7036">
        <w:rPr>
          <w:rStyle w:val="None"/>
          <w:lang w:val="en-GB"/>
        </w:rPr>
        <w:tab/>
        <w:t xml:space="preserve">Figure 2 shows results for the three datasets that involve searches through facial image options but were not searches for an attractive date for oneself: matchmaker, trustworthiness 1 and trustworthiness 2.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4D9B9EC4" w:rsidR="00F7085F" w:rsidRDefault="00000000">
      <w:pPr>
        <w:pStyle w:val="BodyA"/>
        <w:spacing w:line="480" w:lineRule="auto"/>
        <w:ind w:firstLine="720"/>
        <w:rPr>
          <w:rStyle w:val="None"/>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2, top row, black and grey bars and points). This conclusion is supported statistically by main effects of Agent (contrasting participants, ground truth benchmark, and the three theoretical models) in the matchmaker </w:t>
      </w:r>
      <w:r w:rsidRPr="000A7036">
        <w:rPr>
          <w:rStyle w:val="None"/>
          <w:i/>
          <w:iCs/>
          <w:lang w:val="en-GB"/>
        </w:rPr>
        <w:t>F</w:t>
      </w:r>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r w:rsidRPr="000A7036">
        <w:rPr>
          <w:rStyle w:val="None"/>
          <w:i/>
          <w:iCs/>
          <w:lang w:val="en-GB"/>
        </w:rPr>
        <w:t>F</w:t>
      </w:r>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r w:rsidRPr="000A7036">
        <w:rPr>
          <w:rStyle w:val="None"/>
          <w:i/>
          <w:iCs/>
          <w:lang w:val="en-GB"/>
        </w:rPr>
        <w:t>F</w:t>
      </w:r>
      <w:r w:rsidRPr="000A7036">
        <w:rPr>
          <w:rStyle w:val="None"/>
          <w:lang w:val="en-GB"/>
        </w:rPr>
        <w:t xml:space="preserve">(4, 252) = 7.5,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r w:rsidRPr="000A7036">
        <w:rPr>
          <w:rStyle w:val="None"/>
          <w:i/>
          <w:iCs/>
          <w:lang w:val="en-GB"/>
        </w:rPr>
        <w:t>F</w:t>
      </w:r>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r w:rsidRPr="000A7036">
        <w:rPr>
          <w:rStyle w:val="None"/>
          <w:i/>
          <w:iCs/>
          <w:lang w:val="en-GB"/>
        </w:rPr>
        <w:t>F</w:t>
      </w:r>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r w:rsidRPr="000A7036">
        <w:rPr>
          <w:rStyle w:val="None"/>
          <w:i/>
          <w:iCs/>
          <w:lang w:val="en-GB"/>
        </w:rPr>
        <w:t>F</w:t>
      </w:r>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w:t>
      </w:r>
      <w:r w:rsidR="00327F01">
        <w:rPr>
          <w:rStyle w:val="None"/>
          <w:lang w:val="en-GB"/>
        </w:rPr>
        <w:t>. T</w:t>
      </w:r>
      <w:r w:rsidRPr="000A7036">
        <w:rPr>
          <w:rStyle w:val="None"/>
          <w:lang w:val="en-GB"/>
        </w:rPr>
        <w:t xml:space="preserve">he distribution of frequencies of best-fit participants deviated from chance in all three datasets with large effect sizes: facial attractiveness dataset 1 </w:t>
      </w:r>
      <w:r w:rsidRPr="000A7036">
        <w:rPr>
          <w:rStyle w:val="None"/>
          <w:i/>
          <w:iCs/>
          <w:lang w:val="en-GB"/>
        </w:rPr>
        <w:t>χ²</w:t>
      </w:r>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.67, facial attractiveness dataset 2 </w:t>
      </w:r>
      <w:r w:rsidRPr="000A7036">
        <w:rPr>
          <w:rStyle w:val="None"/>
          <w:i/>
          <w:iCs/>
          <w:lang w:val="en-GB"/>
        </w:rPr>
        <w:t>χ²</w:t>
      </w:r>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.76 and facial attractiveness dataset 3 </w:t>
      </w:r>
      <w:r w:rsidRPr="000A7036">
        <w:rPr>
          <w:rStyle w:val="None"/>
          <w:i/>
          <w:iCs/>
          <w:lang w:val="en-GB"/>
        </w:rPr>
        <w:t>χ²</w:t>
      </w:r>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.58</w:t>
      </w:r>
      <w:r w:rsidR="00327F01">
        <w:rPr>
          <w:rStyle w:val="None"/>
          <w:lang w:val="en-GB"/>
        </w:rPr>
        <w:t xml:space="preserve">. Also as in Figure 1, </w:t>
      </w:r>
      <w:r w:rsidRPr="000A7036">
        <w:rPr>
          <w:rStyle w:val="None"/>
          <w:lang w:val="en-GB"/>
        </w:rPr>
        <w:t xml:space="preserve">the biased prior model </w:t>
      </w:r>
      <w:r w:rsidR="00327F01">
        <w:rPr>
          <w:rStyle w:val="None"/>
          <w:lang w:val="en-GB"/>
        </w:rPr>
        <w:t xml:space="preserve">shown in Figure 2 </w:t>
      </w:r>
      <w:r w:rsidRPr="000A7036">
        <w:rPr>
          <w:rStyle w:val="None"/>
          <w:lang w:val="en-GB"/>
        </w:rPr>
        <w:t xml:space="preserve">best-fit more participants than the other two models in all three datasets. Nevertheless, this result was not as clear cut as in the datasets in Figure 1, as the cost to sample model best fit </w:t>
      </w:r>
      <w:r w:rsidR="006D1A7B">
        <w:rPr>
          <w:rStyle w:val="None"/>
          <w:lang w:val="en-GB"/>
        </w:rPr>
        <w:t>a larger share of</w:t>
      </w:r>
      <w:r w:rsidRPr="000A7036">
        <w:rPr>
          <w:rStyle w:val="None"/>
          <w:lang w:val="en-GB"/>
        </w:rPr>
        <w:t xml:space="preserve"> participants</w:t>
      </w:r>
      <w:r w:rsidR="006D1A7B">
        <w:rPr>
          <w:rStyle w:val="None"/>
          <w:lang w:val="en-GB"/>
        </w:rPr>
        <w:t xml:space="preserve"> compared to </w:t>
      </w:r>
      <w:r w:rsidRPr="000A7036">
        <w:rPr>
          <w:rStyle w:val="None"/>
          <w:lang w:val="en-GB"/>
        </w:rPr>
        <w:t>Figure 1.</w:t>
      </w:r>
    </w:p>
    <w:p w14:paraId="28EDA039" w14:textId="73FC9EE0" w:rsidR="002D7047" w:rsidRPr="000A7036" w:rsidRDefault="002D7047" w:rsidP="002D7047">
      <w:pPr>
        <w:pStyle w:val="BodyA"/>
        <w:spacing w:line="480" w:lineRule="auto"/>
        <w:ind w:firstLine="720"/>
        <w:jc w:val="center"/>
        <w:rPr>
          <w:lang w:val="en-GB"/>
        </w:rPr>
      </w:pPr>
      <w:r>
        <w:rPr>
          <w:rStyle w:val="None"/>
          <w:lang w:val="en-GB"/>
        </w:rPr>
        <w:lastRenderedPageBreak/>
        <w:t>Insert Figure 2 here</w:t>
      </w:r>
    </w:p>
    <w:p w14:paraId="693D4B5E" w14:textId="4278F73F" w:rsidR="00F7085F" w:rsidRPr="000A7036" w:rsidRDefault="00000000">
      <w:pPr>
        <w:pStyle w:val="BodyA"/>
        <w:spacing w:line="480" w:lineRule="auto"/>
        <w:ind w:firstLine="720"/>
        <w:rPr>
          <w:rStyle w:val="None"/>
          <w:lang w:val="en-GB"/>
        </w:rPr>
      </w:pPr>
      <w:r w:rsidRPr="000A7036">
        <w:rPr>
          <w:rStyle w:val="None"/>
          <w:lang w:val="en-GB"/>
        </w:rPr>
        <w:t xml:space="preserve">Figure 3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3E4343FE"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r w:rsidRPr="000A7036">
        <w:rPr>
          <w:rStyle w:val="None"/>
          <w:i/>
          <w:iCs/>
          <w:lang w:val="en-GB"/>
        </w:rPr>
        <w:t>F</w:t>
      </w:r>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r w:rsidRPr="000A7036">
        <w:rPr>
          <w:rStyle w:val="None"/>
          <w:i/>
          <w:iCs/>
          <w:lang w:val="en-GB"/>
        </w:rPr>
        <w:t>F</w:t>
      </w:r>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r w:rsidRPr="000A7036">
        <w:rPr>
          <w:rStyle w:val="None"/>
          <w:i/>
          <w:iCs/>
          <w:lang w:val="en-GB"/>
        </w:rPr>
        <w:t>F</w:t>
      </w:r>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r w:rsidRPr="000A7036">
        <w:rPr>
          <w:rStyle w:val="None"/>
          <w:i/>
          <w:iCs/>
          <w:lang w:val="en-GB"/>
        </w:rPr>
        <w:t>F</w:t>
      </w:r>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3.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77777777"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r w:rsidRPr="000A7036">
        <w:rPr>
          <w:rStyle w:val="None"/>
          <w:i/>
          <w:iCs/>
          <w:lang w:val="en-GB"/>
        </w:rPr>
        <w:t>F</w:t>
      </w:r>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r w:rsidRPr="000A7036">
        <w:rPr>
          <w:rStyle w:val="None"/>
          <w:i/>
          <w:iCs/>
          <w:lang w:val="en-GB"/>
        </w:rPr>
        <w:t>F</w:t>
      </w:r>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r w:rsidRPr="000A7036">
        <w:rPr>
          <w:rStyle w:val="None"/>
          <w:i/>
          <w:iCs/>
          <w:lang w:val="en-GB"/>
        </w:rPr>
        <w:t>F</w:t>
      </w:r>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r w:rsidRPr="000A7036">
        <w:rPr>
          <w:rStyle w:val="None"/>
          <w:i/>
          <w:iCs/>
          <w:lang w:val="en-GB"/>
        </w:rPr>
        <w:t>F</w:t>
      </w:r>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F7085F" w:rsidRPr="000A7036" w:rsidRDefault="00000000" w:rsidP="002D7047">
      <w:pPr>
        <w:pStyle w:val="BodyA"/>
        <w:spacing w:line="480" w:lineRule="auto"/>
        <w:ind w:firstLine="720"/>
        <w:rPr>
          <w:lang w:val="en-GB"/>
        </w:rPr>
      </w:pPr>
      <w:r w:rsidRPr="000A7036">
        <w:rPr>
          <w:rStyle w:val="None"/>
          <w:lang w:val="en-GB"/>
        </w:rPr>
        <w:t xml:space="preserve">As in Figures 1 and 2, the analysis of frequencies of best fit participants per model 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χ²</w:t>
      </w:r>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χ²</w:t>
      </w:r>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χ²</w:t>
      </w:r>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2: the biased </w:t>
      </w:r>
      <w:r w:rsidRPr="000A7036">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A7036">
        <w:rPr>
          <w:rStyle w:val="None"/>
          <w:i/>
          <w:iCs/>
          <w:lang w:val="en-GB"/>
        </w:rPr>
        <w:t>χ²</w:t>
      </w:r>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test results on average BIC scores. </w:t>
      </w:r>
    </w:p>
    <w:p w14:paraId="39E6E512" w14:textId="61ECCDD6" w:rsidR="00F7085F" w:rsidRPr="002D7047" w:rsidRDefault="002D7047" w:rsidP="002D7047">
      <w:pPr>
        <w:pStyle w:val="BodyA"/>
        <w:spacing w:line="480" w:lineRule="auto"/>
        <w:jc w:val="center"/>
        <w:rPr>
          <w:lang w:val="en-GB"/>
        </w:rPr>
      </w:pPr>
      <w:r w:rsidRPr="002D7047">
        <w:rPr>
          <w:rStyle w:val="None"/>
          <w:rFonts w:eastAsia="Arial Unicode MS"/>
          <w:lang w:val="en-GB"/>
        </w:rPr>
        <w:t>Insert Figure 3 here</w:t>
      </w:r>
    </w:p>
    <w:p w14:paraId="69EEB2A9" w14:textId="77777777" w:rsidR="00F7085F" w:rsidRPr="000A7036" w:rsidRDefault="00000000">
      <w:pPr>
        <w:pStyle w:val="BodyA"/>
        <w:spacing w:line="480" w:lineRule="auto"/>
        <w:rPr>
          <w:rStyle w:val="None"/>
          <w:lang w:val="en-GB"/>
        </w:rPr>
      </w:pPr>
      <w:r w:rsidRPr="000A7036">
        <w:rPr>
          <w:rStyle w:val="None"/>
          <w:lang w:val="en-GB"/>
        </w:rPr>
        <w:t>Discussion</w:t>
      </w:r>
    </w:p>
    <w:p w14:paraId="0548F668" w14:textId="72F9AB8D" w:rsidR="00F7085F" w:rsidRPr="000A7036" w:rsidRDefault="00000000">
      <w:pPr>
        <w:pStyle w:val="BodyA"/>
        <w:spacing w:after="288" w:line="480" w:lineRule="auto"/>
        <w:ind w:firstLine="720"/>
        <w:rPr>
          <w:rStyle w:val="None"/>
          <w:lang w:val="en-GB"/>
        </w:rPr>
      </w:pPr>
      <w:r w:rsidRPr="000A7036">
        <w:rPr>
          <w:rStyle w:val="None"/>
          <w:lang w:val="en-GB"/>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one they would consider the most attractive date for themselves. The biased prior also performed strongly when participants searched faces for qualities </w:t>
      </w:r>
      <w:r w:rsidR="002B18E2">
        <w:rPr>
          <w:rStyle w:val="None"/>
          <w:lang w:val="en-GB"/>
        </w:rPr>
        <w:t xml:space="preserve">other than attractiveness </w:t>
      </w:r>
      <w:r w:rsidRPr="000A7036">
        <w:rPr>
          <w:rStyle w:val="None"/>
          <w:lang w:val="en-GB"/>
        </w:rPr>
        <w:t xml:space="preserve">or searched non-face images, though these paradigms lead to notable subsets of participants who were best fit by the cost to sample model. Though the biased prior model appears </w:t>
      </w:r>
      <w:r w:rsidR="00693D81">
        <w:rPr>
          <w:rStyle w:val="None"/>
          <w:lang w:val="en-GB"/>
        </w:rPr>
        <w:t>as</w:t>
      </w:r>
      <w:r w:rsidRPr="000A7036">
        <w:rPr>
          <w:rStyle w:val="None"/>
          <w:lang w:val="en-GB"/>
        </w:rPr>
        <w:t xml:space="preserve"> the dominant strategy, we are open to the idea that participants use multiple strategies</w:t>
      </w:r>
      <w:r w:rsidR="00E86F08">
        <w:rPr>
          <w:rStyle w:val="None"/>
          <w:lang w:val="en-GB"/>
        </w:rPr>
        <w:t xml:space="preserve">, with the strategy mixture varying </w:t>
      </w:r>
      <w:r w:rsidRPr="000A7036">
        <w:rPr>
          <w:rStyle w:val="None"/>
          <w:lang w:val="en-GB"/>
        </w:rPr>
        <w:t>by domain. Both cost to sample and biased prior models – which are similar because they are based on a parameterised version of the ground truth benchmark –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sidRPr="000A7036">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F7085F" w:rsidRPr="000A7036" w:rsidRDefault="00000000">
      <w:pPr>
        <w:pStyle w:val="BodyA"/>
        <w:spacing w:after="288" w:line="480" w:lineRule="auto"/>
        <w:ind w:firstLine="720"/>
        <w:rPr>
          <w:rStyle w:val="None"/>
          <w:lang w:val="en-GB"/>
        </w:rPr>
      </w:pPr>
      <w:r w:rsidRPr="000A7036">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lastRenderedPageBreak/>
        <w:t>our modelling framework is amenable to the above analysis techniques. O</w:t>
      </w:r>
      <w:r w:rsidRPr="000A7036">
        <w:rPr>
          <w:rStyle w:val="None"/>
          <w:lang w:val="en-GB"/>
        </w:rPr>
        <w:t xml:space="preserve">ne could test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r w:rsidR="00CE12BA">
        <w:rPr>
          <w:rStyle w:val="None"/>
          <w:lang w:val="en-GB"/>
        </w:rPr>
        <w:t xml:space="preserve">fine grained quantitative analyses of model performance </w:t>
      </w:r>
      <w:r w:rsidRPr="000A7036">
        <w:rPr>
          <w:rStyle w:val="None"/>
          <w:lang w:val="en-GB"/>
        </w:rPr>
        <w:t>as a fruitful area for future research.</w:t>
      </w:r>
    </w:p>
    <w:p w14:paraId="2A432430" w14:textId="6453C1F4" w:rsidR="00F7085F" w:rsidRPr="000A7036" w:rsidRDefault="00000000">
      <w:pPr>
        <w:pStyle w:val="BodyA"/>
        <w:spacing w:after="288" w:line="480" w:lineRule="auto"/>
        <w:ind w:firstLine="720"/>
        <w:rPr>
          <w:rStyle w:val="None"/>
          <w:lang w:val="en-GB"/>
        </w:rPr>
      </w:pPr>
      <w:r w:rsidRPr="000A7036">
        <w:rPr>
          <w:rStyle w:val="None"/>
          <w:lang w:val="en-GB"/>
        </w:rPr>
        <w:t xml:space="preserve">Our models of course have limitations as well. It is not clear from our data so far why participants would have such optimistic expectations of option values or whether there are contexts where adopting such an attitude might be advantageous. Moreover, the </w:t>
      </w:r>
      <w:del w:id="802" w:author="Furl, Nicholas" w:date="2026-07-02T13:59:00Z" w16du:dateUtc="2026-07-02T12:59:00Z">
        <w:r w:rsidRPr="000A7036" w:rsidDel="008479C2">
          <w:rPr>
            <w:rStyle w:val="None"/>
            <w:lang w:val="en-GB"/>
          </w:rPr>
          <w:delText>backward</w:delText>
        </w:r>
      </w:del>
      <w:ins w:id="803" w:author="Furl, Nicholas" w:date="2026-07-02T13:59:00Z" w16du:dateUtc="2026-07-02T12:59:00Z">
        <w:r w:rsidR="008479C2">
          <w:rPr>
            <w:rStyle w:val="None"/>
            <w:lang w:val="en-GB"/>
          </w:rPr>
          <w:t>backwards</w:t>
        </w:r>
      </w:ins>
      <w:r w:rsidRPr="000A7036">
        <w:rPr>
          <w:rStyle w:val="None"/>
          <w:lang w:val="en-GB"/>
        </w:rPr>
        <w:t xml:space="preserve"> induction technique the biased prior and cost to sample models use to derive expected values of prospective option values involves a </w:t>
      </w:r>
      <w:r w:rsidR="00BF6CF8">
        <w:rPr>
          <w:rStyle w:val="None"/>
          <w:lang w:val="en-GB"/>
        </w:rPr>
        <w:t xml:space="preserve">rather </w:t>
      </w:r>
      <w:r w:rsidRPr="000A7036">
        <w:rPr>
          <w:rStyle w:val="None"/>
          <w:lang w:val="en-GB"/>
        </w:rPr>
        <w:t>complex computation that precludes conscious, voluntary or effortful computation by participants. Nevertheless, there is</w:t>
      </w:r>
      <w:r w:rsidR="00BF6CF8">
        <w:rPr>
          <w:rStyle w:val="None"/>
          <w:lang w:val="en-GB"/>
        </w:rPr>
        <w:t xml:space="preserve"> </w:t>
      </w:r>
      <w:r w:rsidRPr="000A7036">
        <w:rPr>
          <w:rStyle w:val="None"/>
          <w:lang w:val="en-GB"/>
        </w:rPr>
        <w:t xml:space="preserve">brain imaging evidence that brain responses </w:t>
      </w:r>
      <w:r w:rsidR="00BF6CF8">
        <w:rPr>
          <w:rStyle w:val="None"/>
          <w:lang w:val="en-GB"/>
        </w:rPr>
        <w:t xml:space="preserve">in fact </w:t>
      </w:r>
      <w:r w:rsidRPr="000A7036">
        <w:rPr>
          <w:rStyle w:val="None"/>
          <w:lang w:val="en-GB"/>
        </w:rPr>
        <w:t xml:space="preserve">track </w:t>
      </w:r>
      <w:del w:id="804" w:author="Furl, Nicholas" w:date="2026-07-02T13:59:00Z" w16du:dateUtc="2026-07-02T12:59:00Z">
        <w:r w:rsidRPr="000A7036" w:rsidDel="008479C2">
          <w:rPr>
            <w:rStyle w:val="None"/>
            <w:lang w:val="en-GB"/>
          </w:rPr>
          <w:delText>backward</w:delText>
        </w:r>
      </w:del>
      <w:ins w:id="805" w:author="Furl, Nicholas" w:date="2026-07-02T13:59:00Z" w16du:dateUtc="2026-07-02T12:59:00Z">
        <w:r w:rsidR="008479C2">
          <w:rPr>
            <w:rStyle w:val="None"/>
            <w:lang w:val="en-GB"/>
          </w:rPr>
          <w:t>backwards</w:t>
        </w:r>
      </w:ins>
      <w:r w:rsidRPr="000A7036">
        <w:rPr>
          <w:rStyle w:val="None"/>
          <w:lang w:val="en-GB"/>
        </w:rPr>
        <w:t xml:space="preserve"> induction computations (Costa &amp; Averbeck, 2015; Furl &amp; Averbeck, 2011)</w:t>
      </w:r>
      <w:r w:rsidR="00BF6CF8">
        <w:rPr>
          <w:rStyle w:val="None"/>
          <w:lang w:val="en-GB"/>
        </w:rPr>
        <w:t xml:space="preserve"> while </w:t>
      </w:r>
      <w:r w:rsidR="002F2662">
        <w:rPr>
          <w:rStyle w:val="None"/>
          <w:lang w:val="en-GB"/>
        </w:rPr>
        <w:t xml:space="preserve">does not seem to </w:t>
      </w:r>
      <w:r w:rsidR="005756AF">
        <w:rPr>
          <w:rStyle w:val="None"/>
          <w:lang w:val="en-GB"/>
        </w:rPr>
        <w:t xml:space="preserve">currently </w:t>
      </w:r>
      <w:r w:rsidR="002F2662">
        <w:rPr>
          <w:rStyle w:val="None"/>
          <w:lang w:val="en-GB"/>
        </w:rPr>
        <w:t>be any evidence for</w:t>
      </w:r>
      <w:r w:rsidR="00BF6CF8">
        <w:rPr>
          <w:rStyle w:val="None"/>
          <w:lang w:val="en-GB"/>
        </w:rPr>
        <w:t xml:space="preserve"> comparable </w:t>
      </w:r>
      <w:r w:rsidR="002F2662">
        <w:rPr>
          <w:rStyle w:val="None"/>
          <w:lang w:val="en-GB"/>
        </w:rPr>
        <w:t>brain-based</w:t>
      </w:r>
      <w:r w:rsidR="00BF6CF8">
        <w:rPr>
          <w:rStyle w:val="None"/>
          <w:lang w:val="en-GB"/>
        </w:rPr>
        <w:t xml:space="preserve"> correlates </w:t>
      </w:r>
      <w:r w:rsidR="002F2662">
        <w:rPr>
          <w:rStyle w:val="None"/>
          <w:lang w:val="en-GB"/>
        </w:rPr>
        <w:t>of</w:t>
      </w:r>
      <w:r w:rsidR="00BF6CF8">
        <w:rPr>
          <w:rStyle w:val="None"/>
          <w:lang w:val="en-GB"/>
        </w:rPr>
        <w:t xml:space="preserve"> more “heuristic” processes</w:t>
      </w:r>
      <w:r w:rsidRPr="000A7036">
        <w:rPr>
          <w:rStyle w:val="None"/>
          <w:lang w:val="en-GB"/>
        </w:rPr>
        <w:t xml:space="preserve">. Moreover, it is not well established that </w:t>
      </w:r>
      <w:r w:rsidR="002F2662">
        <w:rPr>
          <w:rStyle w:val="None"/>
          <w:lang w:val="en-GB"/>
        </w:rPr>
        <w:t xml:space="preserve">the </w:t>
      </w:r>
      <w:r w:rsidRPr="000A7036">
        <w:rPr>
          <w:rStyle w:val="None"/>
          <w:lang w:val="en-GB"/>
        </w:rPr>
        <w:t xml:space="preserve">previously proposed “heuristics” are activities that most participants can in fact compute easily in a conscious or deliberate way within working memory constraints. </w:t>
      </w:r>
      <w:r w:rsidR="002F2662">
        <w:rPr>
          <w:rStyle w:val="None"/>
          <w:lang w:val="en-GB"/>
        </w:rPr>
        <w:t xml:space="preserve">These computations for example involve </w:t>
      </w:r>
      <w:r w:rsidR="002F2662" w:rsidRPr="000A7036">
        <w:rPr>
          <w:rStyle w:val="None"/>
          <w:lang w:val="en-GB"/>
        </w:rPr>
        <w:t xml:space="preserve">computing which cut off can “satisfice” (Todd &amp; Miller, 1999) or </w:t>
      </w:r>
      <w:r w:rsidR="002F2662">
        <w:rPr>
          <w:rStyle w:val="None"/>
          <w:lang w:val="en-GB"/>
        </w:rPr>
        <w:t>computing</w:t>
      </w:r>
      <w:r w:rsidR="002F2662" w:rsidRPr="000A7036">
        <w:rPr>
          <w:rStyle w:val="None"/>
          <w:lang w:val="en-GB"/>
        </w:rPr>
        <w:t xml:space="preserve"> a </w:t>
      </w:r>
      <w:r w:rsidR="002F2662">
        <w:rPr>
          <w:rStyle w:val="None"/>
          <w:lang w:val="en-GB"/>
        </w:rPr>
        <w:t xml:space="preserve">negatively sloped </w:t>
      </w:r>
      <w:r w:rsidR="002F2662" w:rsidRPr="000A7036">
        <w:rPr>
          <w:rStyle w:val="None"/>
          <w:lang w:val="en-GB"/>
        </w:rPr>
        <w:t xml:space="preserve">line, extrapolating points along it, then using those points as </w:t>
      </w:r>
      <w:r w:rsidR="002F2662">
        <w:rPr>
          <w:rStyle w:val="None"/>
          <w:lang w:val="en-GB"/>
        </w:rPr>
        <w:t xml:space="preserve">decreasing </w:t>
      </w:r>
      <w:r w:rsidR="002F2662" w:rsidRPr="000A7036">
        <w:rPr>
          <w:rStyle w:val="None"/>
          <w:lang w:val="en-GB"/>
        </w:rPr>
        <w:t>acceptance thresholds (Baumann et al., 2023)</w:t>
      </w:r>
      <w:r w:rsidR="002F2662">
        <w:rPr>
          <w:rStyle w:val="None"/>
          <w:lang w:val="en-GB"/>
        </w:rPr>
        <w:t xml:space="preserve">. Indeed, these models do not specify a computational basis for computing cut offs or decreasing threshold slopes. </w:t>
      </w:r>
      <w:r w:rsidRPr="000A7036">
        <w:rPr>
          <w:rStyle w:val="None"/>
          <w:lang w:val="en-GB"/>
        </w:rPr>
        <w:t xml:space="preserve">The </w:t>
      </w:r>
      <w:r w:rsidR="002F2662">
        <w:rPr>
          <w:rStyle w:val="None"/>
          <w:lang w:val="en-GB"/>
        </w:rPr>
        <w:t xml:space="preserve">general </w:t>
      </w:r>
      <w:r w:rsidRPr="000A7036">
        <w:rPr>
          <w:rStyle w:val="None"/>
          <w:lang w:val="en-GB"/>
        </w:rPr>
        <w:t>idea of heuristics however is appealing, and we believe future work should indeed be focused on identifying simpler cognitive process models</w:t>
      </w:r>
      <w:r w:rsidR="002F2662">
        <w:rPr>
          <w:rStyle w:val="None"/>
          <w:lang w:val="en-GB"/>
        </w:rPr>
        <w:t xml:space="preserve">. Models that might </w:t>
      </w:r>
      <w:r w:rsidRPr="000A7036">
        <w:rPr>
          <w:rStyle w:val="None"/>
          <w:lang w:val="en-GB"/>
        </w:rPr>
        <w:t>approximate backwards induction without its complexity</w:t>
      </w:r>
      <w:r w:rsidR="002F2662">
        <w:rPr>
          <w:rStyle w:val="None"/>
          <w:lang w:val="en-GB"/>
        </w:rPr>
        <w:t xml:space="preserve"> would be invaluable</w:t>
      </w:r>
      <w:r w:rsidRPr="000A7036">
        <w:rPr>
          <w:rStyle w:val="None"/>
          <w:lang w:val="en-GB"/>
        </w:rPr>
        <w:t>.</w:t>
      </w:r>
    </w:p>
    <w:p w14:paraId="6CD000B4" w14:textId="3E966B2C" w:rsidR="00F7085F" w:rsidRPr="000A7036" w:rsidRDefault="00000000">
      <w:pPr>
        <w:pStyle w:val="BodyA"/>
        <w:spacing w:after="288" w:line="480" w:lineRule="auto"/>
        <w:ind w:firstLine="720"/>
        <w:rPr>
          <w:rStyle w:val="None"/>
          <w:lang w:val="en-GB"/>
        </w:rPr>
      </w:pPr>
      <w:r w:rsidRPr="000A7036">
        <w:rPr>
          <w:rStyle w:val="None"/>
          <w:lang w:val="en-GB"/>
        </w:rPr>
        <w:t>As mentioned, the reasons that participants might use a biased prior strategy are not obvious. One possibility might lie in how</w:t>
      </w:r>
      <w:r w:rsidR="000C5510">
        <w:rPr>
          <w:rStyle w:val="None"/>
          <w:lang w:val="en-GB"/>
        </w:rPr>
        <w:t xml:space="preserve"> participants learn their</w:t>
      </w:r>
      <w:r w:rsidRPr="000A7036">
        <w:rPr>
          <w:rStyle w:val="None"/>
          <w:lang w:val="en-GB"/>
        </w:rPr>
        <w:t xml:space="preserve"> prior distribution</w:t>
      </w:r>
      <w:r w:rsidR="000C5510">
        <w:rPr>
          <w:rStyle w:val="None"/>
          <w:lang w:val="en-GB"/>
        </w:rPr>
        <w:t>s</w:t>
      </w:r>
      <w:r w:rsidRPr="000A7036">
        <w:rPr>
          <w:rStyle w:val="None"/>
          <w:lang w:val="en-GB"/>
        </w:rPr>
        <w:t xml:space="preserve">. For example, participants may selectively remember high quality options that they hope to select later while </w:t>
      </w:r>
      <w:r w:rsidRPr="000A7036">
        <w:rPr>
          <w:rStyle w:val="None"/>
          <w:lang w:val="en-GB"/>
        </w:rPr>
        <w:lastRenderedPageBreak/>
        <w:t xml:space="preserve">forgetting less interesting options. This selective learning of certain high-quality items could occur 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w:t>
      </w:r>
      <w:r w:rsidR="00E234C6">
        <w:rPr>
          <w:rStyle w:val="None"/>
          <w:lang w:val="en-GB"/>
        </w:rPr>
        <w:t>L</w:t>
      </w:r>
      <w:r w:rsidRPr="000A7036">
        <w:rPr>
          <w:rStyle w:val="None"/>
          <w:lang w:val="en-GB"/>
        </w:rPr>
        <w:t xml:space="preserve">ong searches appear to be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 xml:space="preserve">In addition to the searches involving different domains, the ten datasets also vary in whether they were conducted in the lab, were sampled in-person from mostly students on campus </w:t>
      </w:r>
      <w:r w:rsidRPr="000A7036">
        <w:rPr>
          <w:rStyle w:val="None"/>
          <w:lang w:val="en-GB"/>
        </w:rPr>
        <w:lastRenderedPageBreak/>
        <w:t>(facial attractiveness dataset 1, matchmaker and trustworthiness dataset 1), from worldwide via an 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more and more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55AD8201" w14:textId="77777777" w:rsidR="007B5CEF" w:rsidRPr="00510FA2" w:rsidRDefault="007B5CEF" w:rsidP="007B5CEF">
      <w:pPr>
        <w:pStyle w:val="BodyA"/>
        <w:spacing w:after="288" w:line="480" w:lineRule="auto"/>
        <w:rPr>
          <w:ins w:id="806" w:author="Furl, Nicholas" w:date="2026-07-02T14:53:00Z" w16du:dateUtc="2026-07-02T13:53:00Z"/>
          <w:rFonts w:cs="Arial Unicode MS"/>
          <w:lang w:val="en-GB"/>
          <w14:textOutline w14:w="0" w14:cap="flat" w14:cmpd="sng" w14:algn="ctr">
            <w14:noFill/>
            <w14:prstDash w14:val="solid"/>
            <w14:bevel/>
          </w14:textOutline>
        </w:rPr>
      </w:pPr>
      <w:ins w:id="807" w:author="Furl, Nicholas" w:date="2026-07-02T14:53:00Z" w16du:dateUtc="2026-07-02T13:53:00Z">
        <w:r w:rsidRPr="00510FA2">
          <w:rPr>
            <w:rFonts w:cs="Arial Unicode MS"/>
            <w:lang w:val="en-GB"/>
            <w14:textOutline w14:w="0" w14:cap="flat" w14:cmpd="sng" w14:algn="ctr">
              <w14:noFill/>
              <w14:prstDash w14:val="solid"/>
              <w14:bevel/>
            </w14:textOutline>
          </w:rPr>
          <w:lastRenderedPageBreak/>
          <w:t>Predictive distribution over future options</w:t>
        </w:r>
      </w:ins>
    </w:p>
    <w:p w14:paraId="7C614776" w14:textId="77777777" w:rsidR="007B5CEF" w:rsidRPr="00BE2C87" w:rsidRDefault="007B5CEF" w:rsidP="007B5CEF">
      <w:pPr>
        <w:pStyle w:val="BodyA"/>
        <w:spacing w:after="288" w:line="480" w:lineRule="auto"/>
        <w:ind w:firstLine="720"/>
        <w:rPr>
          <w:ins w:id="808" w:author="Furl, Nicholas" w:date="2026-07-02T14:53:00Z" w16du:dateUtc="2026-07-02T13:53:00Z"/>
          <w:rFonts w:cs="Arial Unicode MS"/>
          <w:lang w:val="en-GB"/>
          <w14:textOutline w14:w="0" w14:cap="flat" w14:cmpd="sng" w14:algn="ctr">
            <w14:noFill/>
            <w14:prstDash w14:val="solid"/>
            <w14:bevel/>
          </w14:textOutline>
        </w:rPr>
      </w:pPr>
      <w:ins w:id="809" w:author="Furl, Nicholas" w:date="2026-07-02T14:53:00Z" w16du:dateUtc="2026-07-02T13:53:00Z">
        <w:r>
          <w:rPr>
            <w:rFonts w:cs="Arial Unicode MS"/>
            <w:lang w:val="en-GB"/>
            <w14:textOutline w14:w="0" w14:cap="flat" w14:cmpd="sng" w14:algn="ctr">
              <w14:noFill/>
              <w14:prstDash w14:val="solid"/>
              <w14:bevel/>
            </w14:textOutline>
          </w:rPr>
          <w:t>As mentioned above, t</w:t>
        </w:r>
        <w:r w:rsidRPr="00BE2C87">
          <w:rPr>
            <w:rFonts w:cs="Arial Unicode MS"/>
            <w:lang w:val="en-GB"/>
            <w14:textOutline w14:w="0" w14:cap="flat" w14:cmpd="sng" w14:algn="ctr">
              <w14:noFill/>
              <w14:prstDash w14:val="solid"/>
              <w14:bevel/>
            </w14:textOutline>
          </w:rPr>
          <w:t xml:space="preserve">he Bayesian </w:t>
        </w:r>
        <w:r>
          <w:rPr>
            <w:rFonts w:cs="Arial Unicode MS"/>
            <w:lang w:val="en-GB"/>
            <w14:textOutline w14:w="0" w14:cap="flat" w14:cmpd="sng" w14:algn="ctr">
              <w14:noFill/>
              <w14:prstDash w14:val="solid"/>
              <w14:bevel/>
            </w14:textOutline>
          </w:rPr>
          <w:t xml:space="preserve">framework </w:t>
        </w:r>
        <w:r w:rsidRPr="00BE2C87">
          <w:rPr>
            <w:rFonts w:cs="Arial Unicode MS"/>
            <w:lang w:val="en-GB"/>
            <w14:textOutline w14:w="0" w14:cap="flat" w14:cmpd="sng" w14:algn="ctr">
              <w14:noFill/>
              <w14:prstDash w14:val="solid"/>
              <w14:bevel/>
            </w14:textOutline>
          </w:rPr>
          <w:t>represent</w:t>
        </w:r>
        <w:r>
          <w:rPr>
            <w:rFonts w:cs="Arial Unicode MS"/>
            <w:lang w:val="en-GB"/>
            <w14:textOutline w14:w="0" w14:cap="flat" w14:cmpd="sng" w14:algn="ctr">
              <w14:noFill/>
              <w14:prstDash w14:val="solid"/>
              <w14:bevel/>
            </w14:textOutline>
          </w:rPr>
          <w:t>s an agent’s</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belief about </w:t>
        </w:r>
        <w:r w:rsidRPr="00BE2C87">
          <w:rPr>
            <w:rFonts w:cs="Arial Unicode MS"/>
            <w:lang w:val="en-GB"/>
            <w14:textOutline w14:w="0" w14:cap="flat" w14:cmpd="sng" w14:algn="ctr">
              <w14:noFill/>
              <w14:prstDash w14:val="solid"/>
              <w14:bevel/>
            </w14:textOutline>
          </w:rPr>
          <w:t xml:space="preserve">future option values using </w:t>
        </w:r>
        <w:r>
          <w:rPr>
            <w:rFonts w:cs="Arial Unicode MS"/>
            <w:lang w:val="en-GB"/>
            <w14:textOutline w14:w="0" w14:cap="flat" w14:cmpd="sng" w14:algn="ctr">
              <w14:noFill/>
              <w14:prstDash w14:val="solid"/>
              <w14:bevel/>
            </w14:textOutline>
          </w:rPr>
          <w:t xml:space="preserve">its predictive </w:t>
        </w:r>
        <w:r w:rsidRPr="00BE2C87">
          <w:rPr>
            <w:rFonts w:cs="Arial Unicode MS"/>
            <w:lang w:val="en-GB"/>
            <w14:textOutline w14:w="0" w14:cap="flat" w14:cmpd="sng" w14:algn="ctr">
              <w14:noFill/>
              <w14:prstDash w14:val="solid"/>
              <w14:bevel/>
            </w14:textOutline>
          </w:rPr>
          <w:t>distribution</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derived from the participant’s phase 1 ratings. This predictive distribution supplie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the transition term </w:t>
        </w:r>
      </w:ins>
      <m:oMath>
        <m:sSub>
          <m:sSubPr>
            <m:ctrlPr>
              <w:ins w:id="810" w:author="Furl, Nicholas" w:date="2026-07-02T14:53:00Z" w16du:dateUtc="2026-07-02T13:53:00Z">
                <w:rPr>
                  <w:rFonts w:ascii="Cambria Math" w:hAnsi="Cambria Math" w:cs="Arial Unicode MS"/>
                  <w:lang w:val="en-GB"/>
                  <w14:textOutline w14:w="0" w14:cap="flat" w14:cmpd="sng" w14:algn="ctr">
                    <w14:noFill/>
                    <w14:prstDash w14:val="solid"/>
                    <w14:bevel/>
                  </w14:textOutline>
                </w:rPr>
              </w:ins>
            </m:ctrlPr>
          </m:sSubPr>
          <m:e>
            <m:r>
              <w:ins w:id="811" w:author="Furl, Nicholas" w:date="2026-07-02T14:53:00Z" w16du:dateUtc="2026-07-02T13:53:00Z">
                <w:rPr>
                  <w:rFonts w:ascii="Cambria Math" w:hAnsi="Cambria Math" w:cs="Arial Unicode MS"/>
                  <w:lang w:val="en-GB"/>
                  <w14:textOutline w14:w="0" w14:cap="flat" w14:cmpd="sng" w14:algn="ctr">
                    <w14:noFill/>
                    <w14:prstDash w14:val="solid"/>
                    <w14:bevel/>
                  </w14:textOutline>
                </w:rPr>
                <m:t>p</m:t>
              </w:ins>
            </m:r>
          </m:e>
          <m:sub>
            <m:r>
              <w:ins w:id="812" w:author="Furl, Nicholas" w:date="2026-07-02T14:53:00Z" w16du:dateUtc="2026-07-02T13:53:00Z">
                <w:rPr>
                  <w:rFonts w:ascii="Cambria Math" w:hAnsi="Cambria Math" w:cs="Arial Unicode MS"/>
                  <w:lang w:val="en-GB"/>
                  <w14:textOutline w14:w="0" w14:cap="flat" w14:cmpd="sng" w14:algn="ctr">
                    <w14:noFill/>
                    <w14:prstDash w14:val="solid"/>
                    <w14:bevel/>
                  </w14:textOutline>
                </w:rPr>
                <m:t>t</m:t>
              </w:ins>
            </m:r>
          </m:sub>
        </m:sSub>
        <m:r>
          <w:ins w:id="813" w:author="Furl, Nicholas" w:date="2026-07-02T14:53:00Z" w16du:dateUtc="2026-07-02T13:53:00Z">
            <w:rPr>
              <w:rFonts w:ascii="Cambria Math" w:hAnsi="Cambria Math" w:cs="Arial Unicode MS"/>
              <w:lang w:val="en-GB"/>
              <w14:textOutline w14:w="0" w14:cap="flat" w14:cmpd="sng" w14:algn="ctr">
                <w14:noFill/>
                <w14:prstDash w14:val="solid"/>
                <w14:bevel/>
              </w14:textOutline>
            </w:rPr>
            <m:t>(j∣</m:t>
          </w:ins>
        </m:r>
        <m:sSub>
          <m:sSubPr>
            <m:ctrlPr>
              <w:ins w:id="814" w:author="Furl, Nicholas" w:date="2026-07-02T14:53:00Z" w16du:dateUtc="2026-07-02T13:53:00Z">
                <w:rPr>
                  <w:rFonts w:ascii="Cambria Math" w:hAnsi="Cambria Math" w:cs="Arial Unicode MS"/>
                  <w:lang w:val="en-GB"/>
                  <w14:textOutline w14:w="0" w14:cap="flat" w14:cmpd="sng" w14:algn="ctr">
                    <w14:noFill/>
                    <w14:prstDash w14:val="solid"/>
                    <w14:bevel/>
                  </w14:textOutline>
                </w:rPr>
              </w:ins>
            </m:ctrlPr>
          </m:sSubPr>
          <m:e>
            <m:r>
              <w:ins w:id="815" w:author="Furl, Nicholas" w:date="2026-07-02T14:53:00Z" w16du:dateUtc="2026-07-02T13:53:00Z">
                <w:rPr>
                  <w:rFonts w:ascii="Cambria Math" w:hAnsi="Cambria Math" w:cs="Arial Unicode MS"/>
                  <w:lang w:val="en-GB"/>
                  <w14:textOutline w14:w="0" w14:cap="flat" w14:cmpd="sng" w14:algn="ctr">
                    <w14:noFill/>
                    <w14:prstDash w14:val="solid"/>
                    <w14:bevel/>
                  </w14:textOutline>
                </w:rPr>
                <m:t>s</m:t>
              </w:ins>
            </m:r>
          </m:e>
          <m:sub>
            <m:r>
              <w:ins w:id="816" w:author="Furl, Nicholas" w:date="2026-07-02T14:53:00Z" w16du:dateUtc="2026-07-02T13:53:00Z">
                <w:rPr>
                  <w:rFonts w:ascii="Cambria Math" w:hAnsi="Cambria Math" w:cs="Arial Unicode MS"/>
                  <w:lang w:val="en-GB"/>
                  <w14:textOutline w14:w="0" w14:cap="flat" w14:cmpd="sng" w14:algn="ctr">
                    <w14:noFill/>
                    <w14:prstDash w14:val="solid"/>
                    <w14:bevel/>
                  </w14:textOutline>
                </w:rPr>
                <m:t>t</m:t>
              </w:ins>
            </m:r>
          </m:sub>
        </m:sSub>
        <m:r>
          <w:ins w:id="817" w:author="Furl, Nicholas" w:date="2026-07-02T14:53:00Z" w16du:dateUtc="2026-07-02T13:53:00Z">
            <w:rPr>
              <w:rFonts w:ascii="Cambria Math" w:hAnsi="Cambria Math" w:cs="Arial Unicode MS"/>
              <w:lang w:val="en-GB"/>
              <w14:textOutline w14:w="0" w14:cap="flat" w14:cmpd="sng" w14:algn="ctr">
                <w14:noFill/>
                <w14:prstDash w14:val="solid"/>
                <w14:bevel/>
              </w14:textOutline>
            </w:rPr>
            <m:t>,</m:t>
          </w:ins>
        </m:r>
        <m:r>
          <w:ins w:id="818" w:author="Furl, Nicholas" w:date="2026-07-02T14:53:00Z" w16du:dateUtc="2026-07-02T13:53:00Z">
            <m:rPr>
              <m:sty m:val="p"/>
            </m:rPr>
            <w:rPr>
              <w:rFonts w:ascii="Cambria Math" w:hAnsi="Cambria Math" w:cs="Arial Unicode MS"/>
              <w:lang w:val="en-GB"/>
              <w14:textOutline w14:w="0" w14:cap="flat" w14:cmpd="sng" w14:algn="ctr">
                <w14:noFill/>
                <w14:prstDash w14:val="solid"/>
                <w14:bevel/>
              </w14:textOutline>
            </w:rPr>
            <m:t>decline</m:t>
          </w:ins>
        </m:r>
        <m:r>
          <w:ins w:id="819" w:author="Furl, Nicholas" w:date="2026-07-02T14:53:00Z" w16du:dateUtc="2026-07-02T13:53:00Z">
            <w:rPr>
              <w:rFonts w:ascii="Cambria Math" w:hAnsi="Cambria Math" w:cs="Arial Unicode MS"/>
              <w:lang w:val="en-GB"/>
              <w14:textOutline w14:w="0" w14:cap="flat" w14:cmpd="sng" w14:algn="ctr">
                <w14:noFill/>
                <w14:prstDash w14:val="solid"/>
                <w14:bevel/>
              </w14:textOutline>
            </w:rPr>
            <m:t>)</m:t>
          </w:ins>
        </m:r>
      </m:oMath>
      <w:ins w:id="820" w:author="Furl, Nicholas" w:date="2026-07-02T14:53:00Z" w16du:dateUtc="2026-07-02T13:53:00Z">
        <w:r>
          <w:rPr>
            <w:rFonts w:cs="Arial Unicode MS"/>
            <w:lang w:val="en-GB"/>
            <w14:textOutline w14:w="0" w14:cap="flat" w14:cmpd="sng" w14:algn="ctr">
              <w14:noFill/>
              <w14:prstDash w14:val="solid"/>
              <w14:bevel/>
            </w14:textOutline>
          </w:rPr>
          <w:t xml:space="preserve"> and </w:t>
        </w:r>
        <w:r w:rsidRPr="00BE2C87">
          <w:rPr>
            <w:rFonts w:cs="Arial Unicode MS"/>
            <w:lang w:val="en-GB"/>
            <w14:textOutline w14:w="0" w14:cap="flat" w14:cmpd="sng" w14:algn="ctr">
              <w14:noFill/>
              <w14:prstDash w14:val="solid"/>
              <w14:bevel/>
            </w14:textOutline>
          </w:rPr>
          <w:t>determine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how likely different possible future option values </w:t>
        </w:r>
        <w:r>
          <w:rPr>
            <w:rFonts w:cs="Arial Unicode MS"/>
            <w:lang w:val="en-GB"/>
            <w14:textOutline w14:w="0" w14:cap="flat" w14:cmpd="sng" w14:algn="ctr">
              <w14:noFill/>
              <w14:prstDash w14:val="solid"/>
              <w14:bevel/>
            </w14:textOutline>
          </w:rPr>
          <w:t>would be</w:t>
        </w:r>
        <w:r w:rsidRPr="00BE2C87">
          <w:rPr>
            <w:rFonts w:cs="Arial Unicode MS"/>
            <w:lang w:val="en-GB"/>
            <w14:textOutline w14:w="0" w14:cap="flat" w14:cmpd="sng" w14:algn="ctr">
              <w14:noFill/>
              <w14:prstDash w14:val="solid"/>
              <w14:bevel/>
            </w14:textOutline>
          </w:rPr>
          <w:t xml:space="preserve"> if the agent rejected the current option and continued searching.</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Before a</w:t>
        </w:r>
        <w:r>
          <w:rPr>
            <w:rFonts w:cs="Arial Unicode MS"/>
            <w:lang w:val="en-GB"/>
            <w14:textOutline w14:w="0" w14:cap="flat" w14:cmpd="sng" w14:algn="ctr">
              <w14:noFill/>
              <w14:prstDash w14:val="solid"/>
              <w14:bevel/>
            </w14:textOutline>
          </w:rPr>
          <w:t>ny</w:t>
        </w:r>
        <w:r w:rsidRPr="00BE2C87">
          <w:rPr>
            <w:rFonts w:cs="Arial Unicode MS"/>
            <w:lang w:val="en-GB"/>
            <w14:textOutline w14:w="0" w14:cap="flat" w14:cmpd="sng" w14:algn="ctr">
              <w14:noFill/>
              <w14:prstDash w14:val="solid"/>
              <w14:bevel/>
            </w14:textOutline>
          </w:rPr>
          <w:t xml:space="preserve"> sequence began, </w:t>
        </w:r>
        <w:r>
          <w:rPr>
            <w:rFonts w:cs="Arial Unicode MS"/>
            <w:lang w:val="en-GB"/>
            <w14:textOutline w14:w="0" w14:cap="flat" w14:cmpd="sng" w14:algn="ctr">
              <w14:noFill/>
              <w14:prstDash w14:val="solid"/>
              <w14:bevel/>
            </w14:textOutline>
          </w:rPr>
          <w:t xml:space="preserve">we configured </w:t>
        </w:r>
        <w:r w:rsidRPr="00BE2C87">
          <w:rPr>
            <w:rFonts w:cs="Arial Unicode MS"/>
            <w:lang w:val="en-GB"/>
            <w14:textOutline w14:w="0" w14:cap="flat" w14:cmpd="sng" w14:algn="ctr">
              <w14:noFill/>
              <w14:prstDash w14:val="solid"/>
              <w14:bevel/>
            </w14:textOutline>
          </w:rPr>
          <w:t xml:space="preserve">the prior mean and variance </w:t>
        </w:r>
        <w:r>
          <w:rPr>
            <w:rFonts w:cs="Arial Unicode MS"/>
            <w:lang w:val="en-GB"/>
            <w14:textOutline w14:w="0" w14:cap="flat" w14:cmpd="sng" w14:algn="ctr">
              <w14:noFill/>
              <w14:prstDash w14:val="solid"/>
              <w14:bevel/>
            </w14:textOutline>
          </w:rPr>
          <w:t>of the model’s distribution using</w:t>
        </w:r>
        <w:r w:rsidRPr="00BE2C87">
          <w:rPr>
            <w:rFonts w:cs="Arial Unicode MS"/>
            <w:lang w:val="en-GB"/>
            <w14:textOutline w14:w="0" w14:cap="flat" w14:cmpd="sng" w14:algn="ctr">
              <w14:noFill/>
              <w14:prstDash w14:val="solid"/>
              <w14:bevel/>
            </w14:textOutline>
          </w:rPr>
          <w:t xml:space="preserve"> the mean and variance of </w:t>
        </w:r>
        <w:r>
          <w:rPr>
            <w:rFonts w:cs="Arial Unicode MS"/>
            <w:lang w:val="en-GB"/>
            <w14:textOutline w14:w="0" w14:cap="flat" w14:cmpd="sng" w14:algn="ctr">
              <w14:noFill/>
              <w14:prstDash w14:val="solid"/>
              <w14:bevel/>
            </w14:textOutline>
          </w:rPr>
          <w:t>a corresponding</w:t>
        </w:r>
        <w:r w:rsidRPr="00BE2C87">
          <w:rPr>
            <w:rFonts w:cs="Arial Unicode MS"/>
            <w:lang w:val="en-GB"/>
            <w14:textOutline w14:w="0" w14:cap="flat" w14:cmpd="sng" w14:algn="ctr">
              <w14:noFill/>
              <w14:prstDash w14:val="solid"/>
              <w14:bevel/>
            </w14:textOutline>
          </w:rPr>
          <w:t xml:space="preserve"> participant’s ratings for the </w:t>
        </w:r>
        <w:r>
          <w:rPr>
            <w:rFonts w:cs="Arial Unicode MS"/>
            <w:lang w:val="en-GB"/>
            <w14:textOutline w14:w="0" w14:cap="flat" w14:cmpd="sng" w14:algn="ctr">
              <w14:noFill/>
              <w14:prstDash w14:val="solid"/>
              <w14:bevel/>
            </w14:textOutline>
          </w:rPr>
          <w:t xml:space="preserve">phase 1 </w:t>
        </w:r>
        <w:r w:rsidRPr="00BE2C87">
          <w:rPr>
            <w:rFonts w:cs="Arial Unicode MS"/>
            <w:lang w:val="en-GB"/>
            <w14:textOutline w14:w="0" w14:cap="flat" w14:cmpd="sng" w14:algn="ctr">
              <w14:noFill/>
              <w14:prstDash w14:val="solid"/>
              <w14:bevel/>
            </w14:textOutline>
          </w:rPr>
          <w:t xml:space="preserve">image set. As </w:t>
        </w:r>
        <w:r>
          <w:rPr>
            <w:rFonts w:cs="Arial Unicode MS"/>
            <w:lang w:val="en-GB"/>
            <w14:textOutline w14:w="0" w14:cap="flat" w14:cmpd="sng" w14:algn="ctr">
              <w14:noFill/>
              <w14:prstDash w14:val="solid"/>
              <w14:bevel/>
            </w14:textOutline>
          </w:rPr>
          <w:t xml:space="preserve">the model </w:t>
        </w:r>
        <w:r w:rsidRPr="00BE2C87">
          <w:rPr>
            <w:rFonts w:cs="Arial Unicode MS"/>
            <w:lang w:val="en-GB"/>
            <w14:textOutline w14:w="0" w14:cap="flat" w14:cmpd="sng" w14:algn="ctr">
              <w14:noFill/>
              <w14:prstDash w14:val="solid"/>
              <w14:bevel/>
            </w14:textOutline>
          </w:rPr>
          <w:t>encounter</w:t>
        </w:r>
        <w:r>
          <w:rPr>
            <w:rFonts w:cs="Arial Unicode MS"/>
            <w:lang w:val="en-GB"/>
            <w14:textOutline w14:w="0" w14:cap="flat" w14:cmpd="sng" w14:algn="ctr">
              <w14:noFill/>
              <w14:prstDash w14:val="solid"/>
              <w14:bevel/>
            </w14:textOutline>
          </w:rPr>
          <w:t>s new samples</w:t>
        </w:r>
        <w:r w:rsidRPr="00BE2C87">
          <w:rPr>
            <w:rFonts w:cs="Arial Unicode MS"/>
            <w:lang w:val="en-GB"/>
            <w14:textOutline w14:w="0" w14:cap="flat" w14:cmpd="sng" w14:algn="ctr">
              <w14:noFill/>
              <w14:prstDash w14:val="solid"/>
              <w14:bevel/>
            </w14:textOutline>
          </w:rPr>
          <w:t xml:space="preserve"> within a sequence, the model </w:t>
        </w:r>
        <w:r>
          <w:rPr>
            <w:rFonts w:cs="Arial Unicode MS"/>
            <w:lang w:val="en-GB"/>
            <w14:textOutline w14:w="0" w14:cap="flat" w14:cmpd="sng" w14:algn="ctr">
              <w14:noFill/>
              <w14:prstDash w14:val="solid"/>
              <w14:bevel/>
            </w14:textOutline>
          </w:rPr>
          <w:t>has the capacity</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in principle to use Bayes rule to </w:t>
        </w:r>
        <w:r w:rsidRPr="00BE2C87">
          <w:rPr>
            <w:rFonts w:cs="Arial Unicode MS"/>
            <w:lang w:val="en-GB"/>
            <w14:textOutline w14:w="0" w14:cap="flat" w14:cmpd="sng" w14:algn="ctr">
              <w14:noFill/>
              <w14:prstDash w14:val="solid"/>
              <w14:bevel/>
            </w14:textOutline>
          </w:rPr>
          <w:t xml:space="preserve">update </w:t>
        </w:r>
        <w:r>
          <w:rPr>
            <w:rFonts w:cs="Arial Unicode MS"/>
            <w:lang w:val="en-GB"/>
            <w14:textOutline w14:w="0" w14:cap="flat" w14:cmpd="sng" w14:algn="ctr">
              <w14:noFill/>
              <w14:prstDash w14:val="solid"/>
              <w14:bevel/>
            </w14:textOutline>
          </w:rPr>
          <w:t>the mean and variance of</w:t>
        </w:r>
        <w:r w:rsidRPr="00BE2C87">
          <w:rPr>
            <w:rFonts w:cs="Arial Unicode MS"/>
            <w:lang w:val="en-GB"/>
            <w14:textOutline w14:w="0" w14:cap="flat" w14:cmpd="sng" w14:algn="ctr">
              <w14:noFill/>
              <w14:prstDash w14:val="solid"/>
              <w14:bevel/>
            </w14:textOutline>
          </w:rPr>
          <w:t xml:space="preserve"> distribution based on the sampled option values. In the ground-truth benchmark</w:t>
        </w:r>
        <w:r>
          <w:rPr>
            <w:rFonts w:cs="Arial Unicode MS"/>
            <w:lang w:val="en-GB"/>
            <w14:textOutline w14:w="0" w14:cap="flat" w14:cmpd="sng" w14:algn="ctr">
              <w14:noFill/>
              <w14:prstDash w14:val="solid"/>
              <w14:bevel/>
            </w14:textOutline>
          </w:rPr>
          <w:t xml:space="preserve"> and cost to sample model</w:t>
        </w:r>
        <w:r w:rsidRPr="00BE2C87">
          <w:rPr>
            <w:rFonts w:cs="Arial Unicode MS"/>
            <w:lang w:val="en-GB"/>
            <w14:textOutline w14:w="0" w14:cap="flat" w14:cmpd="sng" w14:algn="ctr">
              <w14:noFill/>
              <w14:prstDash w14:val="solid"/>
              <w14:bevel/>
            </w14:textOutline>
          </w:rPr>
          <w:t xml:space="preserve">, the initial prior matched the participant’s experienced rating distribution. Consequently, Bayesian updating usually </w:t>
        </w:r>
        <w:r>
          <w:rPr>
            <w:rFonts w:cs="Arial Unicode MS"/>
            <w:lang w:val="en-GB"/>
            <w14:textOutline w14:w="0" w14:cap="flat" w14:cmpd="sng" w14:algn="ctr">
              <w14:noFill/>
              <w14:prstDash w14:val="solid"/>
              <w14:bevel/>
            </w14:textOutline>
          </w:rPr>
          <w:t>contributed minimally to performance</w:t>
        </w:r>
        <w:r w:rsidRPr="00BE2C87">
          <w:rPr>
            <w:rFonts w:cs="Arial Unicode MS"/>
            <w:lang w:val="en-GB"/>
            <w14:textOutline w14:w="0" w14:cap="flat" w14:cmpd="sng" w14:algn="ctr">
              <w14:noFill/>
              <w14:prstDash w14:val="solid"/>
              <w14:bevel/>
            </w14:textOutline>
          </w:rPr>
          <w:t>, because the prior already approximated the distribution from which sequence options were drawn. In the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prior model, however, the prior mean was shifted before the sequence began. Bayesian updating could therefore partly correct the shifted prior as options were observed, meaning that </w:t>
        </w:r>
        <w:r>
          <w:rPr>
            <w:rFonts w:cs="Arial Unicode MS"/>
            <w:lang w:val="en-GB"/>
            <w14:textOutline w14:w="0" w14:cap="flat" w14:cmpd="sng" w14:algn="ctr">
              <w14:noFill/>
              <w14:prstDash w14:val="solid"/>
              <w14:bevel/>
            </w14:textOutline>
          </w:rPr>
          <w:t xml:space="preserve">Bayesian </w:t>
        </w:r>
        <w:r w:rsidRPr="00BE2C87">
          <w:rPr>
            <w:rFonts w:cs="Arial Unicode MS"/>
            <w:lang w:val="en-GB"/>
            <w14:textOutline w14:w="0" w14:cap="flat" w14:cmpd="sng" w14:algn="ctr">
              <w14:noFill/>
              <w14:prstDash w14:val="solid"/>
              <w14:bevel/>
            </w14:textOutline>
          </w:rPr>
          <w:t>updating attenuated rather than created the biased-prior effect.</w:t>
        </w:r>
      </w:ins>
    </w:p>
    <w:p w14:paraId="01F81FA1" w14:textId="77777777" w:rsidR="007B5CEF" w:rsidRDefault="007B5CEF">
      <w:pPr>
        <w:rPr>
          <w:ins w:id="821" w:author="Furl, Nicholas" w:date="2026-07-02T14:54:00Z" w16du:dateUtc="2026-07-02T13:54:00Z"/>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ins w:id="822" w:author="Furl, Nicholas" w:date="2026-07-02T14:54:00Z" w16du:dateUtc="2026-07-02T13:54:00Z">
        <w:r>
          <w:rPr>
            <w:rStyle w:val="None"/>
            <w:lang w:val="en-GB"/>
          </w:rPr>
          <w:br w:type="page"/>
        </w:r>
      </w:ins>
    </w:p>
    <w:p w14:paraId="6153849C" w14:textId="30387BF4"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R.M. acknowledges funding support from the NOMIS Foundation (“Collective Delusions: Social Identity and Scientific Misbeliefs”) and a Leverhulme International Professorship Grant (LIP-2022-001). We would like to thank Salma Gilani, Alkisti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Massonnié, J., Flitton, A., Kirkham, N., &amp; Evershed, J. K. (2020). Gorilla in our midst: An online behavioral experiment builder. </w:t>
      </w:r>
      <w:r w:rsidRPr="000A7036">
        <w:rPr>
          <w:rStyle w:val="None"/>
          <w:i/>
          <w:iCs/>
          <w:lang w:val="en-GB"/>
        </w:rPr>
        <w:t>Behavior Research Methods 52,</w:t>
      </w:r>
      <w:r w:rsidRPr="000A7036">
        <w:rPr>
          <w:rStyle w:val="None"/>
          <w:lang w:val="en-GB"/>
        </w:rPr>
        <w:t xml:space="preserve"> 388–407. </w:t>
      </w:r>
      <w:hyperlink r:id="rId14"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Helversen,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15" w:history="1">
        <w:r w:rsidR="00F7085F" w:rsidRPr="000A7036">
          <w:rPr>
            <w:rStyle w:val="Hyperlink0"/>
            <w:lang w:val="en-GB"/>
          </w:rPr>
          <w:t>https://doi.org/10.1073/pnas.2002312117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Helversen, B. (2023). Adaptive behavior in optimal sequential search. Journal of Experimental Psychology: General, 152(3), 657–692. </w:t>
      </w:r>
      <w:hyperlink r:id="rId16" w:history="1">
        <w:r w:rsidR="00F7085F" w:rsidRPr="000A7036">
          <w:rPr>
            <w:rStyle w:val="Hyperlink1"/>
            <w:lang w:val="en-GB"/>
          </w:rPr>
          <w:t>https://doi.org/10.1037/xge0001287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17"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Blechert, J., Lender, A., Polk, S., Busch, N. A., &amp; Ohla, K. (2019). Food-Pics_Extended — An Image Database for Experimental Research on Eating and Appetite: Additional Images, Normative Ratings and an Updated Review. </w:t>
      </w:r>
      <w:r w:rsidRPr="000A7036">
        <w:rPr>
          <w:rStyle w:val="None"/>
          <w:i/>
          <w:iCs/>
          <w:lang w:val="en-GB"/>
        </w:rPr>
        <w:t>Frontiers in Psychology, 10,</w:t>
      </w:r>
      <w:r w:rsidRPr="000A7036">
        <w:rPr>
          <w:rStyle w:val="None"/>
          <w:lang w:val="en-GB"/>
        </w:rPr>
        <w:t xml:space="preserve"> 307. </w:t>
      </w:r>
      <w:hyperlink r:id="rId18"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Swetlitz, C., Grassie, H., Abend, R., Costa, V., Averbeck, B. B., Brotman, M. A., Pine, D. S., Leibenluft, E., &amp; Kircanski,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19"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Cermelli,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20"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Cermelli,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21"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Statistical power analysis for the behavioral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22"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3"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International Statistical Review / Revue Internationale de Statistique 51</w:t>
      </w:r>
      <w:r w:rsidRPr="000A7036">
        <w:rPr>
          <w:rStyle w:val="None"/>
          <w:lang w:val="en-GB"/>
        </w:rPr>
        <w:t xml:space="preserve">, 189–206. </w:t>
      </w:r>
      <w:hyperlink r:id="rId24"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25"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26"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27"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28"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29"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Guan, M., &amp; Stokes, R. (2020). A cognitive modeling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30" w:history="1">
        <w:r w:rsidR="00F7085F" w:rsidRPr="000A7036">
          <w:rPr>
            <w:rStyle w:val="Hyperlink0"/>
            <w:lang w:val="en-GB"/>
          </w:rPr>
          <w:t>https://doi.org/10.1207/s15516709cog0000_69</w:t>
        </w:r>
      </w:hyperlink>
    </w:p>
    <w:p w14:paraId="58C5D17C" w14:textId="77777777"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Olivola,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31"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32"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Rouder,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3"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34" w:history="1">
        <w:r w:rsidR="00F7085F" w:rsidRPr="000A7036">
          <w:rPr>
            <w:rStyle w:val="Hyperlink0"/>
            <w:lang w:val="en-GB"/>
          </w:rPr>
          <w:t>https://doi.org/10.1006/obhd.1997.2683</w:t>
        </w:r>
      </w:hyperlink>
    </w:p>
    <w:p w14:paraId="0DFE7C6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35"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36"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lastRenderedPageBreak/>
        <w:t xml:space="preserve">van de Wouw, D. S., McKay, R. T., &amp; Furl, N. (2024). Biased expectations about future choice options predict sequential economic decisions. Communications Psychology, 2(1), 119. </w:t>
      </w:r>
      <w:hyperlink r:id="rId37" w:history="1">
        <w:r w:rsidR="00F7085F" w:rsidRPr="000A7036">
          <w:rPr>
            <w:rStyle w:val="Hyperlink2"/>
            <w:lang w:val="en-GB"/>
          </w:rPr>
          <w:t>https://doi.org/10.1038/s44271-024-00172-8</w:t>
        </w:r>
      </w:hyperlink>
    </w:p>
    <w:p w14:paraId="39A47F30" w14:textId="621FCB23" w:rsidR="006931BE" w:rsidRDefault="006931BE">
      <w:pPr>
        <w:rPr>
          <w:ins w:id="823" w:author="Furl, Nicholas" w:date="2026-07-02T16:56:00Z" w16du:dateUtc="2026-07-02T15:56:00Z"/>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ins w:id="824" w:author="Furl, Nicholas" w:date="2026-07-02T16:56:00Z" w16du:dateUtc="2026-07-02T15:56:00Z">
        <w:r>
          <w:rPr>
            <w:lang w:val="en-GB"/>
          </w:rPr>
          <w:br w:type="page"/>
        </w:r>
      </w:ins>
    </w:p>
    <w:p w14:paraId="78C0DDFF" w14:textId="77777777" w:rsidR="00F7085F" w:rsidRPr="000A7036" w:rsidRDefault="00F7085F">
      <w:pPr>
        <w:pStyle w:val="BodyA"/>
        <w:spacing w:after="120" w:line="480" w:lineRule="auto"/>
        <w:ind w:firstLine="720"/>
        <w:rPr>
          <w:lang w:val="en-GB"/>
        </w:rPr>
      </w:pPr>
    </w:p>
    <w:sectPr w:rsidR="00F7085F" w:rsidRPr="000A7036">
      <w:headerReference w:type="default" r:id="rId3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1ACBB" w14:textId="77777777" w:rsidR="005F0BAF" w:rsidRDefault="005F0BAF">
      <w:r>
        <w:separator/>
      </w:r>
    </w:p>
  </w:endnote>
  <w:endnote w:type="continuationSeparator" w:id="0">
    <w:p w14:paraId="51E42A08" w14:textId="77777777" w:rsidR="005F0BAF" w:rsidRDefault="005F0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C4AC" w14:textId="77777777" w:rsidR="005F0BAF" w:rsidRDefault="005F0BAF">
      <w:r>
        <w:separator/>
      </w:r>
    </w:p>
  </w:footnote>
  <w:footnote w:type="continuationSeparator" w:id="0">
    <w:p w14:paraId="484F1EB7" w14:textId="77777777" w:rsidR="005F0BAF" w:rsidRDefault="005F0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rl, Nicholas">
    <w15:presenceInfo w15:providerId="AD" w15:userId="S::Nicholas.Furl@rhul.ac.uk::3f859149-b986-4a60-8dbc-55f9cbdb1b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868AF"/>
    <w:rsid w:val="000A3DA3"/>
    <w:rsid w:val="000A7036"/>
    <w:rsid w:val="000A7317"/>
    <w:rsid w:val="000B3E87"/>
    <w:rsid w:val="000B4F1F"/>
    <w:rsid w:val="000C5510"/>
    <w:rsid w:val="000C6D79"/>
    <w:rsid w:val="000E4638"/>
    <w:rsid w:val="000F48FF"/>
    <w:rsid w:val="00100627"/>
    <w:rsid w:val="0012568F"/>
    <w:rsid w:val="00160A30"/>
    <w:rsid w:val="0017219F"/>
    <w:rsid w:val="00192EEB"/>
    <w:rsid w:val="001A1CF3"/>
    <w:rsid w:val="001B5662"/>
    <w:rsid w:val="001C05F9"/>
    <w:rsid w:val="001D661C"/>
    <w:rsid w:val="001F53D9"/>
    <w:rsid w:val="002008F4"/>
    <w:rsid w:val="00201E92"/>
    <w:rsid w:val="0020521A"/>
    <w:rsid w:val="002074F2"/>
    <w:rsid w:val="00231B13"/>
    <w:rsid w:val="00237F0B"/>
    <w:rsid w:val="00246459"/>
    <w:rsid w:val="00247F80"/>
    <w:rsid w:val="00253EFA"/>
    <w:rsid w:val="00265728"/>
    <w:rsid w:val="0028149A"/>
    <w:rsid w:val="002B18E2"/>
    <w:rsid w:val="002C2789"/>
    <w:rsid w:val="002D7047"/>
    <w:rsid w:val="002F2662"/>
    <w:rsid w:val="002F5147"/>
    <w:rsid w:val="002F6240"/>
    <w:rsid w:val="00306664"/>
    <w:rsid w:val="00322F7F"/>
    <w:rsid w:val="00327F01"/>
    <w:rsid w:val="0033058A"/>
    <w:rsid w:val="0033287F"/>
    <w:rsid w:val="00334EF6"/>
    <w:rsid w:val="003365FC"/>
    <w:rsid w:val="00345038"/>
    <w:rsid w:val="00352A04"/>
    <w:rsid w:val="00382610"/>
    <w:rsid w:val="003C7721"/>
    <w:rsid w:val="003D2650"/>
    <w:rsid w:val="003F141A"/>
    <w:rsid w:val="00412630"/>
    <w:rsid w:val="004129B2"/>
    <w:rsid w:val="00440F11"/>
    <w:rsid w:val="00447CE7"/>
    <w:rsid w:val="00477DC7"/>
    <w:rsid w:val="004842CD"/>
    <w:rsid w:val="0048770C"/>
    <w:rsid w:val="004925A8"/>
    <w:rsid w:val="00492B2A"/>
    <w:rsid w:val="004D1779"/>
    <w:rsid w:val="004D37BB"/>
    <w:rsid w:val="004E499A"/>
    <w:rsid w:val="004E520D"/>
    <w:rsid w:val="005110C2"/>
    <w:rsid w:val="00516DB7"/>
    <w:rsid w:val="005245D9"/>
    <w:rsid w:val="0053609D"/>
    <w:rsid w:val="005755F3"/>
    <w:rsid w:val="005756AF"/>
    <w:rsid w:val="005A016C"/>
    <w:rsid w:val="005B06D6"/>
    <w:rsid w:val="005C2FDA"/>
    <w:rsid w:val="005D1FF4"/>
    <w:rsid w:val="005E06FC"/>
    <w:rsid w:val="005E1027"/>
    <w:rsid w:val="005F0BAF"/>
    <w:rsid w:val="005F3C78"/>
    <w:rsid w:val="005F6190"/>
    <w:rsid w:val="0061013A"/>
    <w:rsid w:val="0061727C"/>
    <w:rsid w:val="00642B24"/>
    <w:rsid w:val="00643CD7"/>
    <w:rsid w:val="006462BC"/>
    <w:rsid w:val="00677A4F"/>
    <w:rsid w:val="00681448"/>
    <w:rsid w:val="006931BE"/>
    <w:rsid w:val="00693D81"/>
    <w:rsid w:val="00696D31"/>
    <w:rsid w:val="006A0073"/>
    <w:rsid w:val="006C59A0"/>
    <w:rsid w:val="006D1A7B"/>
    <w:rsid w:val="006D5FAE"/>
    <w:rsid w:val="006E0009"/>
    <w:rsid w:val="00716E90"/>
    <w:rsid w:val="007220BD"/>
    <w:rsid w:val="00734D9D"/>
    <w:rsid w:val="00760700"/>
    <w:rsid w:val="0076300D"/>
    <w:rsid w:val="0078139C"/>
    <w:rsid w:val="007A2B31"/>
    <w:rsid w:val="007B00CB"/>
    <w:rsid w:val="007B19EA"/>
    <w:rsid w:val="007B5CEF"/>
    <w:rsid w:val="007C4A06"/>
    <w:rsid w:val="007E38DF"/>
    <w:rsid w:val="00812CF9"/>
    <w:rsid w:val="00823006"/>
    <w:rsid w:val="0082705A"/>
    <w:rsid w:val="00830FB3"/>
    <w:rsid w:val="00843841"/>
    <w:rsid w:val="0084610D"/>
    <w:rsid w:val="008479C2"/>
    <w:rsid w:val="00853EE2"/>
    <w:rsid w:val="008752CB"/>
    <w:rsid w:val="0088477D"/>
    <w:rsid w:val="0089072D"/>
    <w:rsid w:val="008A6E76"/>
    <w:rsid w:val="008C1B46"/>
    <w:rsid w:val="008C4C73"/>
    <w:rsid w:val="008C70D8"/>
    <w:rsid w:val="008F5C65"/>
    <w:rsid w:val="0090234F"/>
    <w:rsid w:val="00904EEE"/>
    <w:rsid w:val="00916CA0"/>
    <w:rsid w:val="00921AEE"/>
    <w:rsid w:val="009456C9"/>
    <w:rsid w:val="009474C3"/>
    <w:rsid w:val="00954916"/>
    <w:rsid w:val="00973409"/>
    <w:rsid w:val="009A2A4A"/>
    <w:rsid w:val="009B567F"/>
    <w:rsid w:val="009D766B"/>
    <w:rsid w:val="009F0070"/>
    <w:rsid w:val="00A148BE"/>
    <w:rsid w:val="00A167D5"/>
    <w:rsid w:val="00A1713D"/>
    <w:rsid w:val="00A221D6"/>
    <w:rsid w:val="00A357BA"/>
    <w:rsid w:val="00A86692"/>
    <w:rsid w:val="00A9345C"/>
    <w:rsid w:val="00AA68B2"/>
    <w:rsid w:val="00AB692C"/>
    <w:rsid w:val="00AC555E"/>
    <w:rsid w:val="00AE5AFE"/>
    <w:rsid w:val="00AF25D7"/>
    <w:rsid w:val="00AF289D"/>
    <w:rsid w:val="00AF6B5D"/>
    <w:rsid w:val="00B035F6"/>
    <w:rsid w:val="00B0593C"/>
    <w:rsid w:val="00B1210E"/>
    <w:rsid w:val="00B13A6B"/>
    <w:rsid w:val="00B205A3"/>
    <w:rsid w:val="00B2347A"/>
    <w:rsid w:val="00B25491"/>
    <w:rsid w:val="00B40BB1"/>
    <w:rsid w:val="00B80990"/>
    <w:rsid w:val="00B95F10"/>
    <w:rsid w:val="00BA0B53"/>
    <w:rsid w:val="00BC4B1E"/>
    <w:rsid w:val="00BE2C87"/>
    <w:rsid w:val="00BF1F4D"/>
    <w:rsid w:val="00BF6CF8"/>
    <w:rsid w:val="00C0525C"/>
    <w:rsid w:val="00C2103F"/>
    <w:rsid w:val="00C22C55"/>
    <w:rsid w:val="00C23312"/>
    <w:rsid w:val="00C56A98"/>
    <w:rsid w:val="00C730B2"/>
    <w:rsid w:val="00C82C9A"/>
    <w:rsid w:val="00CB2578"/>
    <w:rsid w:val="00CD562F"/>
    <w:rsid w:val="00CE12BA"/>
    <w:rsid w:val="00CE2C04"/>
    <w:rsid w:val="00D06AE9"/>
    <w:rsid w:val="00D223DD"/>
    <w:rsid w:val="00D31FEA"/>
    <w:rsid w:val="00D415E3"/>
    <w:rsid w:val="00D54955"/>
    <w:rsid w:val="00D562A4"/>
    <w:rsid w:val="00D819D8"/>
    <w:rsid w:val="00D9450E"/>
    <w:rsid w:val="00DC1780"/>
    <w:rsid w:val="00DD1DDE"/>
    <w:rsid w:val="00DD491F"/>
    <w:rsid w:val="00DE2B86"/>
    <w:rsid w:val="00DE347F"/>
    <w:rsid w:val="00DE5E06"/>
    <w:rsid w:val="00DF2228"/>
    <w:rsid w:val="00DF5C5E"/>
    <w:rsid w:val="00E01004"/>
    <w:rsid w:val="00E234C6"/>
    <w:rsid w:val="00E26087"/>
    <w:rsid w:val="00E2747C"/>
    <w:rsid w:val="00E45AA5"/>
    <w:rsid w:val="00E6101C"/>
    <w:rsid w:val="00E65ED1"/>
    <w:rsid w:val="00E74E3C"/>
    <w:rsid w:val="00E86F08"/>
    <w:rsid w:val="00EE0CFE"/>
    <w:rsid w:val="00EE4E6B"/>
    <w:rsid w:val="00EE5AE4"/>
    <w:rsid w:val="00EE792D"/>
    <w:rsid w:val="00EF69F0"/>
    <w:rsid w:val="00F06267"/>
    <w:rsid w:val="00F230CB"/>
    <w:rsid w:val="00F35C97"/>
    <w:rsid w:val="00F62481"/>
    <w:rsid w:val="00F7085F"/>
    <w:rsid w:val="00F7168A"/>
    <w:rsid w:val="00F7620E"/>
    <w:rsid w:val="00F76E50"/>
    <w:rsid w:val="00FA0590"/>
    <w:rsid w:val="00FA5D63"/>
    <w:rsid w:val="00FA61EC"/>
    <w:rsid w:val="00FB154E"/>
    <w:rsid w:val="00FB7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389/fpsyg.2019.00307" TargetMode="External"/><Relationship Id="rId26" Type="http://schemas.openxmlformats.org/officeDocument/2006/relationships/hyperlink" Target="https://doi.org/10.1016/j.cogpsych.2019.02.002" TargetMode="External"/><Relationship Id="rId39" Type="http://schemas.openxmlformats.org/officeDocument/2006/relationships/fontTable" Target="fontTable.xml"/><Relationship Id="rId21" Type="http://schemas.openxmlformats.org/officeDocument/2006/relationships/hyperlink" Target="https://doi.org/10.1016/j.jtbi.2011.01.001" TargetMode="External"/><Relationship Id="rId34" Type="http://schemas.openxmlformats.org/officeDocument/2006/relationships/hyperlink" Target="https://doi.org/10.1006/obhd.1997.2683" TargetMode="Externa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hyperlink" Target="https://doi.org/10.1037/xge0001287" TargetMode="External"/><Relationship Id="rId20" Type="http://schemas.openxmlformats.org/officeDocument/2006/relationships/hyperlink" Target="https://doi.org/10.1016/j.beproc.2012.02.010" TargetMode="External"/><Relationship Id="rId29" Type="http://schemas.openxmlformats.org/officeDocument/2006/relationships/hyperlink" Target="https://doi.org/10.1037/dec0000081"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image" Target="media/image2.png"/><Relationship Id="rId24" Type="http://schemas.openxmlformats.org/officeDocument/2006/relationships/hyperlink" Target="https://doi.org/10.2307/1402748" TargetMode="External"/><Relationship Id="rId32" Type="http://schemas.openxmlformats.org/officeDocument/2006/relationships/hyperlink" Target="https://www.prolific.co" TargetMode="External"/><Relationship Id="rId37" Type="http://schemas.openxmlformats.org/officeDocument/2006/relationships/hyperlink" Target="https://doi.org/10.1038/s44271-024-00172-8" TargetMode="External"/><Relationship Id="rId40" Type="http://schemas.microsoft.com/office/2011/relationships/people" Target="people.xml"/><Relationship Id="rId5" Type="http://schemas.openxmlformats.org/officeDocument/2006/relationships/endnotes" Target="endnotes.xml"/><Relationship Id="rId15" Type="http://schemas.openxmlformats.org/officeDocument/2006/relationships/hyperlink" Target="https://doi.org/10.1073/pnas.2002312117" TargetMode="External"/><Relationship Id="rId23" Type="http://schemas.openxmlformats.org/officeDocument/2006/relationships/hyperlink" Target="https://doi.org/10.1214/ss/1177012493" TargetMode="External"/><Relationship Id="rId28" Type="http://schemas.openxmlformats.org/officeDocument/2006/relationships/hyperlink" Target="https://doi.org/10.1287/mnsc.2018.3245" TargetMode="External"/><Relationship Id="rId36" Type="http://schemas.openxmlformats.org/officeDocument/2006/relationships/hyperlink" Target="https://doi.org/10.1017/S1930297500003557" TargetMode="External"/><Relationship Id="rId10" Type="http://schemas.openxmlformats.org/officeDocument/2006/relationships/image" Target="media/image1.png"/><Relationship Id="rId19" Type="http://schemas.openxmlformats.org/officeDocument/2006/relationships/hyperlink" Target="https://doi.org/10.1177/2167702621991805" TargetMode="External"/><Relationship Id="rId31" Type="http://schemas.openxmlformats.org/officeDocument/2006/relationships/hyperlink" Target="https://doi.org/10.1016/j.tics.2014.09.007"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3758/s13428-019-01237-x" TargetMode="External"/><Relationship Id="rId22" Type="http://schemas.openxmlformats.org/officeDocument/2006/relationships/hyperlink" Target="https://doi.org/10.1093/cercor/bht286" TargetMode="External"/><Relationship Id="rId27" Type="http://schemas.openxmlformats.org/officeDocument/2006/relationships/hyperlink" Target="https://doi.org/10.2307/2283044" TargetMode="External"/><Relationship Id="rId30" Type="http://schemas.openxmlformats.org/officeDocument/2006/relationships/hyperlink" Target="https://doi.org/10.1207/s15516709cog0000_69" TargetMode="External"/><Relationship Id="rId35" Type="http://schemas.openxmlformats.org/officeDocument/2006/relationships/hyperlink" Target="https://doi.org/10.1007/BF01237729" TargetMode="External"/><Relationship Id="rId8" Type="http://schemas.openxmlformats.org/officeDocument/2006/relationships/hyperlink" Target="https://github.com/klabhub/bayesFactor"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037/a0033872" TargetMode="External"/><Relationship Id="rId25" Type="http://schemas.openxmlformats.org/officeDocument/2006/relationships/hyperlink" Target="https://doi.org/10.1523/JNEUROSCI.4236-11.2011" TargetMode="External"/><Relationship Id="rId33" Type="http://schemas.openxmlformats.org/officeDocument/2006/relationships/hyperlink" Target="https://doi.org/10.3758/PBR.16.2.225"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9984</Words>
  <Characters>56912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2</cp:revision>
  <dcterms:created xsi:type="dcterms:W3CDTF">2026-07-02T15:59:00Z</dcterms:created>
  <dcterms:modified xsi:type="dcterms:W3CDTF">2026-07-02T15:59:00Z</dcterms:modified>
</cp:coreProperties>
</file>