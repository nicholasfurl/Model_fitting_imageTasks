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4223" w14:textId="77777777" w:rsidR="00F7085F" w:rsidRPr="00DE5E06" w:rsidRDefault="00F7085F">
      <w:pPr>
        <w:pStyle w:val="BodyA"/>
        <w:spacing w:after="0" w:line="480" w:lineRule="auto"/>
        <w:rPr>
          <w:lang w:val="en-GB"/>
        </w:rPr>
      </w:pPr>
    </w:p>
    <w:p w14:paraId="12760718" w14:textId="77777777" w:rsidR="00F7085F" w:rsidRPr="00DE5E06" w:rsidRDefault="00000000">
      <w:pPr>
        <w:pStyle w:val="BodyA"/>
        <w:spacing w:after="0" w:line="480" w:lineRule="auto"/>
        <w:rPr>
          <w:lang w:val="en-GB"/>
        </w:rPr>
      </w:pPr>
      <w:r w:rsidRPr="00DE5E06">
        <w:rPr>
          <w:lang w:val="en-GB"/>
        </w:rPr>
        <w:t>RUNNING HEAD: sequential decision strategies</w:t>
      </w:r>
    </w:p>
    <w:p w14:paraId="54FAD70B" w14:textId="77777777" w:rsidR="00F7085F" w:rsidRPr="00DE5E06" w:rsidRDefault="00F7085F">
      <w:pPr>
        <w:pStyle w:val="BodyA"/>
        <w:spacing w:after="0" w:line="480" w:lineRule="auto"/>
        <w:rPr>
          <w:lang w:val="en-GB"/>
        </w:rPr>
      </w:pPr>
    </w:p>
    <w:p w14:paraId="3618AB18" w14:textId="77777777" w:rsidR="00F7085F" w:rsidRPr="00DE5E06" w:rsidRDefault="00F7085F">
      <w:pPr>
        <w:pStyle w:val="BodyA"/>
        <w:spacing w:after="0" w:line="480" w:lineRule="auto"/>
        <w:rPr>
          <w:lang w:val="en-GB"/>
        </w:rPr>
      </w:pPr>
    </w:p>
    <w:p w14:paraId="6B689959" w14:textId="77777777" w:rsidR="00F7085F" w:rsidRPr="00DE5E06" w:rsidRDefault="00000000">
      <w:pPr>
        <w:pStyle w:val="BodyA"/>
        <w:spacing w:after="0" w:line="480" w:lineRule="auto"/>
        <w:rPr>
          <w:lang w:val="en-GB"/>
        </w:rPr>
      </w:pPr>
      <w:r w:rsidRPr="00DE5E06">
        <w:rPr>
          <w:lang w:val="en-GB"/>
        </w:rPr>
        <w:t xml:space="preserve">People </w:t>
      </w:r>
      <w:del w:id="0" w:author="Furl, Nicholas" w:date="2026-07-01T13:16:00Z" w16du:dateUtc="2026-07-01T12:16:00Z">
        <w:r w:rsidRPr="00DE5E06" w:rsidDel="00AF25D7">
          <w:rPr>
            <w:lang w:val="en-GB"/>
          </w:rPr>
          <w:delText>over-</w:delText>
        </w:r>
      </w:del>
      <w:r w:rsidRPr="00DE5E06">
        <w:rPr>
          <w:lang w:val="en-GB"/>
        </w:rPr>
        <w:t>optimistically search for favourite images</w:t>
      </w:r>
    </w:p>
    <w:p w14:paraId="26CFDF2C" w14:textId="77777777" w:rsidR="00F7085F" w:rsidRPr="00DE5E06" w:rsidRDefault="00F7085F">
      <w:pPr>
        <w:pStyle w:val="BodyA"/>
        <w:spacing w:after="0" w:line="480" w:lineRule="auto"/>
        <w:rPr>
          <w:lang w:val="en-GB"/>
        </w:rPr>
      </w:pPr>
    </w:p>
    <w:p w14:paraId="0FB16DEF" w14:textId="77777777" w:rsidR="00F7085F" w:rsidRPr="00DE5E06" w:rsidRDefault="00F7085F">
      <w:pPr>
        <w:pStyle w:val="BodyA"/>
        <w:spacing w:after="0" w:line="480" w:lineRule="auto"/>
        <w:rPr>
          <w:lang w:val="en-GB"/>
        </w:rPr>
      </w:pPr>
    </w:p>
    <w:p w14:paraId="24D32039" w14:textId="77777777" w:rsidR="00F7085F" w:rsidRPr="00DE5E06" w:rsidRDefault="00000000">
      <w:pPr>
        <w:pStyle w:val="BodyA"/>
        <w:spacing w:after="0" w:line="480" w:lineRule="auto"/>
        <w:rPr>
          <w:lang w:val="en-GB"/>
        </w:rPr>
      </w:pPr>
      <w:r w:rsidRPr="00DE5E06">
        <w:rPr>
          <w:lang w:val="en-GB"/>
        </w:rPr>
        <w:t>Didrika S. van de Wouw, Ryan T. McKay, Nicholas Furl</w:t>
      </w:r>
    </w:p>
    <w:p w14:paraId="5287FF9A" w14:textId="77777777" w:rsidR="00F7085F" w:rsidRPr="00DE5E06" w:rsidRDefault="00000000">
      <w:pPr>
        <w:pStyle w:val="BodyA"/>
        <w:spacing w:after="0" w:line="480" w:lineRule="auto"/>
        <w:rPr>
          <w:lang w:val="en-GB"/>
        </w:rPr>
      </w:pPr>
      <w:r w:rsidRPr="00DE5E06">
        <w:rPr>
          <w:lang w:val="en-GB"/>
        </w:rPr>
        <w:t>Royal Holloway, University of London</w:t>
      </w:r>
    </w:p>
    <w:p w14:paraId="46658911" w14:textId="77777777" w:rsidR="00F7085F" w:rsidRPr="00DE5E06" w:rsidRDefault="00F7085F">
      <w:pPr>
        <w:pStyle w:val="BodyA"/>
        <w:spacing w:after="0" w:line="480" w:lineRule="auto"/>
        <w:rPr>
          <w:lang w:val="en-GB"/>
        </w:rPr>
      </w:pPr>
    </w:p>
    <w:p w14:paraId="40482E03" w14:textId="77777777" w:rsidR="00F7085F" w:rsidRPr="00DE5E06" w:rsidRDefault="00F7085F">
      <w:pPr>
        <w:pStyle w:val="BodyA"/>
        <w:spacing w:after="0" w:line="480" w:lineRule="auto"/>
        <w:rPr>
          <w:lang w:val="en-GB"/>
        </w:rPr>
      </w:pPr>
    </w:p>
    <w:p w14:paraId="2C1A04F4" w14:textId="77777777" w:rsidR="00F7085F" w:rsidRPr="00DE5E06" w:rsidRDefault="00000000">
      <w:pPr>
        <w:pStyle w:val="BodyA"/>
        <w:spacing w:after="120" w:line="480" w:lineRule="auto"/>
        <w:rPr>
          <w:lang w:val="en-GB"/>
        </w:rPr>
      </w:pPr>
      <w:r w:rsidRPr="00DE5E06">
        <w:rPr>
          <w:lang w:val="en-GB"/>
        </w:rPr>
        <w:t xml:space="preserve">Corresponding author: </w:t>
      </w:r>
    </w:p>
    <w:p w14:paraId="7D3CD2A3" w14:textId="77777777" w:rsidR="00F7085F" w:rsidRPr="00DE5E06" w:rsidRDefault="00000000">
      <w:pPr>
        <w:pStyle w:val="BodyA"/>
        <w:spacing w:after="120" w:line="480" w:lineRule="auto"/>
        <w:rPr>
          <w:lang w:val="en-GB"/>
        </w:rPr>
      </w:pPr>
      <w:r w:rsidRPr="00DE5E06">
        <w:rPr>
          <w:lang w:val="en-GB"/>
        </w:rPr>
        <w:t>Nicholas Furl</w:t>
      </w:r>
    </w:p>
    <w:p w14:paraId="2169BACB" w14:textId="77777777" w:rsidR="00F7085F" w:rsidRPr="00DE5E06" w:rsidRDefault="00000000">
      <w:pPr>
        <w:pStyle w:val="BodyA"/>
        <w:spacing w:after="120" w:line="480" w:lineRule="auto"/>
        <w:rPr>
          <w:lang w:val="en-GB"/>
        </w:rPr>
      </w:pPr>
      <w:r w:rsidRPr="00DE5E06">
        <w:rPr>
          <w:lang w:val="en-GB"/>
        </w:rPr>
        <w:t>Department of Psychology</w:t>
      </w:r>
    </w:p>
    <w:p w14:paraId="702FAFB8" w14:textId="77777777" w:rsidR="00F7085F" w:rsidRPr="00DE5E06" w:rsidRDefault="00000000">
      <w:pPr>
        <w:pStyle w:val="BodyA"/>
        <w:spacing w:after="120" w:line="480" w:lineRule="auto"/>
        <w:rPr>
          <w:lang w:val="en-GB"/>
        </w:rPr>
      </w:pPr>
      <w:r w:rsidRPr="00DE5E06">
        <w:rPr>
          <w:lang w:val="en-GB"/>
        </w:rPr>
        <w:t>Royal Holloway, University of London</w:t>
      </w:r>
    </w:p>
    <w:p w14:paraId="70752BF6" w14:textId="77777777" w:rsidR="00F7085F" w:rsidRPr="00DE5E06" w:rsidRDefault="00000000">
      <w:pPr>
        <w:pStyle w:val="BodyA"/>
        <w:spacing w:after="120" w:line="480" w:lineRule="auto"/>
        <w:rPr>
          <w:lang w:val="en-GB"/>
        </w:rPr>
      </w:pPr>
      <w:r w:rsidRPr="00DE5E06">
        <w:rPr>
          <w:lang w:val="en-GB"/>
        </w:rPr>
        <w:t>Egham, TW20 0EX, United Kingdom</w:t>
      </w:r>
    </w:p>
    <w:p w14:paraId="5A2481F7" w14:textId="0CF1D344" w:rsidR="00F7085F" w:rsidRDefault="00DE5E06">
      <w:pPr>
        <w:pStyle w:val="BodyA"/>
        <w:spacing w:after="120" w:line="480" w:lineRule="auto"/>
        <w:rPr>
          <w:lang w:val="en-GB"/>
        </w:rPr>
      </w:pPr>
      <w:hyperlink r:id="rId6" w:history="1">
        <w:r w:rsidRPr="00472C07">
          <w:rPr>
            <w:rStyle w:val="Hyperlink"/>
            <w:lang w:val="en-GB"/>
          </w:rPr>
          <w:t>nicholas.furl@rhul.ac.uk</w:t>
        </w:r>
      </w:hyperlink>
    </w:p>
    <w:p w14:paraId="459AB579" w14:textId="77777777" w:rsidR="00F7085F" w:rsidRPr="00DE5E06" w:rsidRDefault="00F7085F">
      <w:pPr>
        <w:pStyle w:val="BodyA"/>
        <w:spacing w:after="120" w:line="480" w:lineRule="auto"/>
        <w:rPr>
          <w:rStyle w:val="None"/>
          <w:lang w:val="en-GB"/>
        </w:rPr>
      </w:pPr>
    </w:p>
    <w:p w14:paraId="5B30CD81" w14:textId="5784E4B5" w:rsidR="00F7085F" w:rsidRPr="00DE5E06" w:rsidRDefault="00000000">
      <w:pPr>
        <w:pStyle w:val="BodyA"/>
        <w:spacing w:after="120" w:line="480" w:lineRule="auto"/>
        <w:rPr>
          <w:rStyle w:val="None"/>
          <w:lang w:val="en-GB"/>
        </w:rPr>
      </w:pPr>
      <w:r w:rsidRPr="00DE5E06">
        <w:rPr>
          <w:rStyle w:val="None"/>
          <w:lang w:val="en-GB"/>
        </w:rPr>
        <w:t xml:space="preserve">Data and code availability: </w:t>
      </w:r>
      <w:hyperlink r:id="rId7" w:history="1">
        <w:r w:rsidR="00DE5E06" w:rsidRPr="00DE5E06">
          <w:rPr>
            <w:rStyle w:val="Hyperlink0"/>
            <w:lang w:val="en-GB"/>
          </w:rPr>
          <w:t>https://github.com/nicholasfurl/Model_fitting_imageTasks</w:t>
        </w:r>
      </w:hyperlink>
    </w:p>
    <w:p w14:paraId="7A48B2F0" w14:textId="77777777" w:rsidR="00F7085F" w:rsidRPr="00DE5E06" w:rsidRDefault="00F7085F">
      <w:pPr>
        <w:pStyle w:val="BodyA"/>
        <w:spacing w:after="120" w:line="480" w:lineRule="auto"/>
        <w:rPr>
          <w:rStyle w:val="None"/>
          <w:lang w:val="en-GB"/>
        </w:rPr>
      </w:pPr>
    </w:p>
    <w:p w14:paraId="5205A2AA" w14:textId="77777777" w:rsidR="00F7085F" w:rsidRPr="00DE5E06" w:rsidRDefault="00000000">
      <w:pPr>
        <w:pStyle w:val="BodyA"/>
        <w:spacing w:line="480" w:lineRule="auto"/>
        <w:rPr>
          <w:lang w:val="en-GB"/>
        </w:rPr>
      </w:pPr>
      <w:r w:rsidRPr="00DE5E06">
        <w:rPr>
          <w:rStyle w:val="None"/>
          <w:rFonts w:ascii="Arial Unicode MS" w:eastAsia="Arial Unicode MS" w:hAnsi="Arial Unicode MS" w:cs="Arial Unicode MS"/>
          <w:lang w:val="en-GB"/>
        </w:rPr>
        <w:br w:type="page"/>
      </w:r>
    </w:p>
    <w:p w14:paraId="3D3E28CD" w14:textId="77777777" w:rsidR="00F7085F" w:rsidRPr="00DE5E06" w:rsidRDefault="00000000">
      <w:pPr>
        <w:pStyle w:val="BodyA"/>
        <w:spacing w:after="0" w:line="480" w:lineRule="auto"/>
        <w:rPr>
          <w:rStyle w:val="None"/>
          <w:lang w:val="en-GB"/>
        </w:rPr>
      </w:pPr>
      <w:r w:rsidRPr="00DE5E06">
        <w:rPr>
          <w:rStyle w:val="None"/>
          <w:lang w:val="en-GB"/>
        </w:rPr>
        <w:lastRenderedPageBreak/>
        <w:t>Abstract</w:t>
      </w:r>
    </w:p>
    <w:p w14:paraId="14B02089" w14:textId="69ADAB28" w:rsidR="00F7085F" w:rsidRPr="00192EEB" w:rsidDel="000A7317" w:rsidRDefault="000A7317" w:rsidP="00643CD7">
      <w:pPr>
        <w:pStyle w:val="BodyA"/>
        <w:spacing w:after="0" w:line="480" w:lineRule="auto"/>
        <w:rPr>
          <w:del w:id="1" w:author="Furl, Nicholas" w:date="2026-07-01T12:59:00Z" w16du:dateUtc="2026-07-01T11:59:00Z"/>
          <w:rStyle w:val="None"/>
          <w:lang w:val="en-GB"/>
        </w:rPr>
      </w:pPr>
      <w:ins w:id="2" w:author="Furl, Nicholas" w:date="2026-07-01T12:59:00Z" w16du:dateUtc="2026-07-01T11:59:00Z">
        <w:r w:rsidRPr="000A7317">
          <w:rPr>
            <w:rStyle w:val="None"/>
            <w:lang w:val="en-GB"/>
          </w:rPr>
          <w:t>In many real-world decisions, options appear sequentially, and choosing an option ends the search. These situations are often described as “fiancé problems,” since one cannot return to a rejected potential marriage partner if a better option is not found. Mathematically optimal decision makers in such scenarios should use prior knowledge about the distribution of option values, such as their expected value and variability, to decide whether continued search is likely to reveal a better option than the one currently available. Previous work shows that people often sample too few options, relative to optimal benchmarks, when searching through numerical economic values such as prices. Recent computational modelling attributes this undersampling to mis-specified</w:t>
        </w:r>
      </w:ins>
      <w:ins w:id="3" w:author="Furl, Nicholas" w:date="2026-07-01T13:04:00Z" w16du:dateUtc="2026-07-01T12:04:00Z">
        <w:r w:rsidR="00FA0590">
          <w:rPr>
            <w:rStyle w:val="None"/>
            <w:lang w:val="en-GB"/>
          </w:rPr>
          <w:t>,</w:t>
        </w:r>
      </w:ins>
      <w:ins w:id="4" w:author="Furl, Nicholas" w:date="2026-07-01T13:05:00Z" w16du:dateUtc="2026-07-01T12:05:00Z">
        <w:r w:rsidR="00FA0590">
          <w:rPr>
            <w:rStyle w:val="None"/>
            <w:lang w:val="en-GB"/>
          </w:rPr>
          <w:t xml:space="preserve"> or biased,</w:t>
        </w:r>
      </w:ins>
      <w:ins w:id="5" w:author="Furl, Nicholas" w:date="2026-07-01T12:59:00Z" w16du:dateUtc="2026-07-01T11:59:00Z">
        <w:r w:rsidRPr="000A7317">
          <w:rPr>
            <w:rStyle w:val="None"/>
            <w:lang w:val="en-GB"/>
          </w:rPr>
          <w:t xml:space="preserve"> prior beliefs, whereby participants expect future options to be lower valued than they should. Here, we tested whether </w:t>
        </w:r>
      </w:ins>
      <w:ins w:id="6" w:author="Furl, Nicholas" w:date="2026-07-01T13:05:00Z" w16du:dateUtc="2026-07-01T12:05:00Z">
        <w:r w:rsidR="00FA0590">
          <w:rPr>
            <w:rStyle w:val="None"/>
            <w:lang w:val="en-GB"/>
          </w:rPr>
          <w:t>biased</w:t>
        </w:r>
      </w:ins>
      <w:ins w:id="7" w:author="Furl, Nicholas" w:date="2026-07-01T12:59:00Z" w16du:dateUtc="2026-07-01T11:59:00Z">
        <w:r w:rsidRPr="000A7317">
          <w:rPr>
            <w:rStyle w:val="None"/>
            <w:lang w:val="en-GB"/>
          </w:rPr>
          <w:t xml:space="preserve"> prior beliefs might also explain the opposite bias: the tendency to sample too many options in image-based searches, such as choosing the most attractive face. We applied computational modelling to ten datasets spanning five image-based choice contexts and replicated oversampling bias in every dataset. </w:t>
        </w:r>
      </w:ins>
      <w:ins w:id="8" w:author="Furl, Nicholas" w:date="2026-07-01T13:15:00Z" w16du:dateUtc="2026-07-01T12:15:00Z">
        <w:r w:rsidR="00EE5AE4" w:rsidRPr="00EE5AE4">
          <w:rPr>
            <w:rStyle w:val="None"/>
            <w:lang w:val="en-GB"/>
          </w:rPr>
          <w:t>Across these image-based tasks, most, but not all, participants were best fit by the biased-prior model, which expected future option values to be higher than warranted by optimality.</w:t>
        </w:r>
        <w:r w:rsidR="00EE5AE4">
          <w:rPr>
            <w:rStyle w:val="None"/>
            <w:lang w:val="en-GB"/>
          </w:rPr>
          <w:t xml:space="preserve"> </w:t>
        </w:r>
      </w:ins>
      <w:ins w:id="9" w:author="Furl, Nicholas" w:date="2026-07-01T12:59:00Z" w16du:dateUtc="2026-07-01T11:59:00Z">
        <w:r w:rsidRPr="000A7317">
          <w:rPr>
            <w:rStyle w:val="None"/>
            <w:lang w:val="en-GB"/>
          </w:rPr>
          <w:t>Thus, optimistically and pessimistically biased priors may contribute respectively to over- and undersampling biases. These suboptimal search strategies could manifest in real-world decisions such as shopping, choosing dating partners, or evaluating trustworthy job candidates.</w:t>
        </w:r>
      </w:ins>
      <w:del w:id="10" w:author="Furl, Nicholas" w:date="2026-07-01T12:53:00Z" w16du:dateUtc="2026-07-01T11:53:00Z">
        <w:r w:rsidR="00B25491" w:rsidRPr="00B25491" w:rsidDel="000A7317">
          <w:rPr>
            <w:rStyle w:val="None"/>
            <w:lang w:val="en-GB"/>
          </w:rPr>
          <w:delText xml:space="preserve">In many real-world decisions, options appear </w:delText>
        </w:r>
      </w:del>
      <w:del w:id="11" w:author="Furl, Nicholas" w:date="2026-07-01T12:18:00Z" w16du:dateUtc="2026-07-01T11:18:00Z">
        <w:r w:rsidR="00B25491" w:rsidRPr="00B25491" w:rsidDel="00643CD7">
          <w:rPr>
            <w:rStyle w:val="None"/>
            <w:lang w:val="en-GB"/>
          </w:rPr>
          <w:delText>one at a time</w:delText>
        </w:r>
      </w:del>
      <w:del w:id="12" w:author="Furl, Nicholas" w:date="2026-07-01T12:53:00Z" w16du:dateUtc="2026-07-01T11:53:00Z">
        <w:r w:rsidR="00B25491" w:rsidRPr="00B25491" w:rsidDel="000A7317">
          <w:rPr>
            <w:rStyle w:val="None"/>
            <w:lang w:val="en-GB"/>
          </w:rPr>
          <w:delText xml:space="preserve">, and choosing an option ends the search. These situations are often described as “fiancé problems,” since one cannot reject </w:delText>
        </w:r>
      </w:del>
      <w:del w:id="13" w:author="Furl, Nicholas" w:date="2026-07-01T12:19:00Z" w16du:dateUtc="2026-07-01T11:19:00Z">
        <w:r w:rsidR="00B25491" w:rsidRPr="00B25491" w:rsidDel="00643CD7">
          <w:rPr>
            <w:rStyle w:val="None"/>
            <w:lang w:val="en-GB"/>
          </w:rPr>
          <w:delText xml:space="preserve">a </w:delText>
        </w:r>
      </w:del>
      <w:del w:id="14" w:author="Furl, Nicholas" w:date="2026-07-01T12:53:00Z" w16du:dateUtc="2026-07-01T11:53:00Z">
        <w:r w:rsidR="00B25491" w:rsidRPr="00B25491" w:rsidDel="000A7317">
          <w:rPr>
            <w:rStyle w:val="None"/>
            <w:lang w:val="en-GB"/>
          </w:rPr>
          <w:delText xml:space="preserve">potential marriage partner </w:delText>
        </w:r>
      </w:del>
      <w:del w:id="15" w:author="Furl, Nicholas" w:date="2026-07-01T12:19:00Z" w16du:dateUtc="2026-07-01T11:19:00Z">
        <w:r w:rsidR="00B25491" w:rsidRPr="00B25491" w:rsidDel="00643CD7">
          <w:rPr>
            <w:rStyle w:val="None"/>
            <w:lang w:val="en-GB"/>
          </w:rPr>
          <w:delText xml:space="preserve">and later return </w:delText>
        </w:r>
      </w:del>
      <w:del w:id="16" w:author="Furl, Nicholas" w:date="2026-07-01T12:53:00Z" w16du:dateUtc="2026-07-01T11:53:00Z">
        <w:r w:rsidR="00B25491" w:rsidRPr="00B25491" w:rsidDel="000A7317">
          <w:rPr>
            <w:rStyle w:val="None"/>
            <w:lang w:val="en-GB"/>
          </w:rPr>
          <w:delText xml:space="preserve">if a better option </w:delText>
        </w:r>
      </w:del>
      <w:del w:id="17" w:author="Furl, Nicholas" w:date="2026-07-01T12:19:00Z" w16du:dateUtc="2026-07-01T11:19:00Z">
        <w:r w:rsidR="00B25491" w:rsidRPr="00B25491" w:rsidDel="00643CD7">
          <w:rPr>
            <w:rStyle w:val="None"/>
            <w:lang w:val="en-GB"/>
          </w:rPr>
          <w:delText>does not appear</w:delText>
        </w:r>
      </w:del>
      <w:del w:id="18" w:author="Furl, Nicholas" w:date="2026-07-01T12:53:00Z" w16du:dateUtc="2026-07-01T11:53:00Z">
        <w:r w:rsidR="00B25491" w:rsidDel="000A7317">
          <w:rPr>
            <w:rStyle w:val="None"/>
            <w:lang w:val="en-GB"/>
          </w:rPr>
          <w:delText xml:space="preserve">. </w:delText>
        </w:r>
      </w:del>
      <w:del w:id="19" w:author="Furl, Nicholas" w:date="2026-07-01T12:21:00Z" w16du:dateUtc="2026-07-01T11:21:00Z">
        <w:r w:rsidR="00B25491" w:rsidRPr="00DE5E06" w:rsidDel="00643CD7">
          <w:rPr>
            <w:rStyle w:val="None"/>
            <w:lang w:val="en-GB"/>
          </w:rPr>
          <w:delText>D</w:delText>
        </w:r>
      </w:del>
      <w:del w:id="20" w:author="Furl, Nicholas" w:date="2026-07-01T12:53:00Z" w16du:dateUtc="2026-07-01T11:53:00Z">
        <w:r w:rsidR="00B25491" w:rsidRPr="00DE5E06" w:rsidDel="000A7317">
          <w:rPr>
            <w:rStyle w:val="None"/>
            <w:lang w:val="en-GB"/>
          </w:rPr>
          <w:delText xml:space="preserve">ecision makers in such scenarios </w:delText>
        </w:r>
      </w:del>
      <w:del w:id="21" w:author="Furl, Nicholas" w:date="2026-07-01T12:20:00Z" w16du:dateUtc="2026-07-01T11:20:00Z">
        <w:r w:rsidR="00B25491" w:rsidRPr="00DE5E06" w:rsidDel="00643CD7">
          <w:rPr>
            <w:rStyle w:val="None"/>
            <w:lang w:val="en-GB"/>
          </w:rPr>
          <w:delText>face a computational challenge: They must</w:delText>
        </w:r>
      </w:del>
      <w:del w:id="22" w:author="Furl, Nicholas" w:date="2026-07-01T12:53:00Z" w16du:dateUtc="2026-07-01T11:53:00Z">
        <w:r w:rsidR="00B25491" w:rsidRPr="00DE5E06" w:rsidDel="000A7317">
          <w:rPr>
            <w:rStyle w:val="None"/>
            <w:lang w:val="en-GB"/>
          </w:rPr>
          <w:delText xml:space="preserve"> leverage prior knowledge about the distribution of option values</w:delText>
        </w:r>
        <w:r w:rsidR="00B25491" w:rsidRPr="00192EEB" w:rsidDel="000A7317">
          <w:rPr>
            <w:rStyle w:val="None"/>
            <w:lang w:val="en-GB"/>
          </w:rPr>
          <w:delText xml:space="preserve"> </w:delText>
        </w:r>
        <w:r w:rsidR="00B25491" w:rsidDel="000A7317">
          <w:rPr>
            <w:rStyle w:val="None"/>
            <w:lang w:val="en-GB"/>
          </w:rPr>
          <w:delText xml:space="preserve">(e.g., the expected value and variability of marriage partners) </w:delText>
        </w:r>
        <w:r w:rsidR="00B25491" w:rsidRPr="00192EEB" w:rsidDel="000A7317">
          <w:rPr>
            <w:rStyle w:val="None"/>
            <w:lang w:val="en-GB"/>
          </w:rPr>
          <w:delText xml:space="preserve">to predict whether continued sampling of new options might result in a higher-valued option than the one currently on offer. </w:delText>
        </w:r>
      </w:del>
      <w:del w:id="23" w:author="Furl, Nicholas" w:date="2026-07-01T12:22:00Z" w16du:dateUtc="2026-07-01T11:22:00Z">
        <w:r w:rsidR="00B25491" w:rsidRPr="00192EEB" w:rsidDel="00643CD7">
          <w:rPr>
            <w:rStyle w:val="None"/>
            <w:lang w:val="en-GB"/>
          </w:rPr>
          <w:delText>In experimental studies</w:delText>
        </w:r>
      </w:del>
      <w:del w:id="24" w:author="Furl, Nicholas" w:date="2026-07-01T12:53:00Z" w16du:dateUtc="2026-07-01T11:53:00Z">
        <w:r w:rsidR="00B25491" w:rsidRPr="00192EEB" w:rsidDel="000A7317">
          <w:rPr>
            <w:rStyle w:val="None"/>
            <w:lang w:val="en-GB"/>
          </w:rPr>
          <w:delText xml:space="preserve">, participants </w:delText>
        </w:r>
      </w:del>
      <w:del w:id="25" w:author="Furl, Nicholas" w:date="2026-07-01T12:28:00Z" w16du:dateUtc="2026-07-01T11:28:00Z">
        <w:r w:rsidR="00B25491" w:rsidRPr="00192EEB" w:rsidDel="00643CD7">
          <w:rPr>
            <w:rStyle w:val="None"/>
            <w:lang w:val="en-GB"/>
          </w:rPr>
          <w:delText xml:space="preserve">often </w:delText>
        </w:r>
        <w:r w:rsidR="00B25491" w:rsidDel="00643CD7">
          <w:rPr>
            <w:rStyle w:val="None"/>
            <w:lang w:val="en-GB"/>
          </w:rPr>
          <w:delText>under</w:delText>
        </w:r>
        <w:r w:rsidR="00B25491" w:rsidRPr="00192EEB" w:rsidDel="00643CD7">
          <w:rPr>
            <w:rStyle w:val="None"/>
            <w:lang w:val="en-GB"/>
          </w:rPr>
          <w:delText>perform</w:delText>
        </w:r>
      </w:del>
      <w:del w:id="26" w:author="Furl, Nicholas" w:date="2026-07-01T12:21:00Z" w16du:dateUtc="2026-07-01T11:21:00Z">
        <w:r w:rsidR="00B25491" w:rsidDel="00643CD7">
          <w:rPr>
            <w:rStyle w:val="None"/>
            <w:lang w:val="en-GB"/>
          </w:rPr>
          <w:delText xml:space="preserve"> compared to </w:delText>
        </w:r>
        <w:r w:rsidR="00B25491" w:rsidRPr="00192EEB" w:rsidDel="00643CD7">
          <w:rPr>
            <w:rStyle w:val="None"/>
            <w:lang w:val="en-GB"/>
          </w:rPr>
          <w:delText>mathematically optimal algorithms</w:delText>
        </w:r>
      </w:del>
      <w:del w:id="27" w:author="Furl, Nicholas" w:date="2026-07-01T12:28:00Z" w16du:dateUtc="2026-07-01T11:28:00Z">
        <w:r w:rsidR="00B25491" w:rsidRPr="00192EEB" w:rsidDel="00643CD7">
          <w:rPr>
            <w:rStyle w:val="None"/>
            <w:lang w:val="en-GB"/>
          </w:rPr>
          <w:delText xml:space="preserve">, which are designed to use only ground truth information about the decision problem. Specifically, participants sample more options before accepting one than these algorithms do when the decision involves options presented as images (e.g., searching for attractive faces). Using </w:delText>
        </w:r>
      </w:del>
      <w:del w:id="28" w:author="Furl, Nicholas" w:date="2026-07-01T12:59:00Z" w16du:dateUtc="2026-07-01T11:59:00Z">
        <w:r w:rsidR="00B25491" w:rsidRPr="00192EEB" w:rsidDel="000A7317">
          <w:rPr>
            <w:rStyle w:val="None"/>
            <w:lang w:val="en-GB"/>
          </w:rPr>
          <w:delText xml:space="preserve">computational modelling </w:delText>
        </w:r>
      </w:del>
      <w:del w:id="29" w:author="Furl, Nicholas" w:date="2026-07-01T12:28:00Z" w16du:dateUtc="2026-07-01T11:28:00Z">
        <w:r w:rsidR="00B25491" w:rsidRPr="00192EEB" w:rsidDel="00643CD7">
          <w:rPr>
            <w:rStyle w:val="None"/>
            <w:lang w:val="en-GB"/>
          </w:rPr>
          <w:delText xml:space="preserve">of </w:delText>
        </w:r>
      </w:del>
      <w:del w:id="30" w:author="Furl, Nicholas" w:date="2026-07-01T12:59:00Z" w16du:dateUtc="2026-07-01T11:59:00Z">
        <w:r w:rsidR="00B25491" w:rsidRPr="00192EEB" w:rsidDel="000A7317">
          <w:rPr>
            <w:rStyle w:val="None"/>
            <w:lang w:val="en-GB"/>
          </w:rPr>
          <w:delText>ten datasets spanning five image-based choice domains</w:delText>
        </w:r>
      </w:del>
      <w:del w:id="31" w:author="Furl, Nicholas" w:date="2026-07-01T12:29:00Z" w16du:dateUtc="2026-07-01T11:29:00Z">
        <w:r w:rsidR="00B25491" w:rsidRPr="00192EEB" w:rsidDel="0053609D">
          <w:rPr>
            <w:rStyle w:val="None"/>
            <w:lang w:val="en-GB"/>
          </w:rPr>
          <w:delText xml:space="preserve">, </w:delText>
        </w:r>
      </w:del>
      <w:del w:id="32" w:author="Furl, Nicholas" w:date="2026-07-01T12:28:00Z" w16du:dateUtc="2026-07-01T11:28:00Z">
        <w:r w:rsidR="00B25491" w:rsidRPr="00192EEB" w:rsidDel="0053609D">
          <w:rPr>
            <w:rStyle w:val="None"/>
            <w:lang w:val="en-GB"/>
          </w:rPr>
          <w:delText>we demonstrate that this apparent oversampling involves</w:delText>
        </w:r>
      </w:del>
      <w:del w:id="33" w:author="Furl, Nicholas" w:date="2026-07-01T12:30:00Z" w16du:dateUtc="2026-07-01T11:30:00Z">
        <w:r w:rsidR="00B25491" w:rsidRPr="00192EEB" w:rsidDel="0053609D">
          <w:rPr>
            <w:rStyle w:val="None"/>
            <w:lang w:val="en-GB"/>
          </w:rPr>
          <w:delText xml:space="preserve"> optimistic </w:delText>
        </w:r>
      </w:del>
      <w:del w:id="34" w:author="Furl, Nicholas" w:date="2026-07-01T12:28:00Z" w16du:dateUtc="2026-07-01T11:28:00Z">
        <w:r w:rsidR="00B25491" w:rsidRPr="00192EEB" w:rsidDel="0053609D">
          <w:rPr>
            <w:rStyle w:val="None"/>
            <w:lang w:val="en-GB"/>
          </w:rPr>
          <w:delText xml:space="preserve">predictions </w:delText>
        </w:r>
      </w:del>
      <w:del w:id="35" w:author="Furl, Nicholas" w:date="2026-07-01T12:30:00Z" w16du:dateUtc="2026-07-01T11:30:00Z">
        <w:r w:rsidR="00B25491" w:rsidRPr="00192EEB" w:rsidDel="0053609D">
          <w:rPr>
            <w:rStyle w:val="None"/>
            <w:lang w:val="en-GB"/>
          </w:rPr>
          <w:delText>about</w:delText>
        </w:r>
      </w:del>
      <w:del w:id="36" w:author="Furl, Nicholas" w:date="2026-07-01T12:31:00Z" w16du:dateUtc="2026-07-01T11:31:00Z">
        <w:r w:rsidR="00B25491" w:rsidRPr="00192EEB" w:rsidDel="0053609D">
          <w:rPr>
            <w:rStyle w:val="None"/>
            <w:lang w:val="en-GB"/>
          </w:rPr>
          <w:delText xml:space="preserve"> future </w:delText>
        </w:r>
      </w:del>
      <w:del w:id="37" w:author="Furl, Nicholas" w:date="2026-07-01T12:58:00Z" w16du:dateUtc="2026-07-01T11:58:00Z">
        <w:r w:rsidR="00B25491" w:rsidRPr="00192EEB" w:rsidDel="000A7317">
          <w:rPr>
            <w:rStyle w:val="None"/>
            <w:lang w:val="en-GB"/>
          </w:rPr>
          <w:delText>optio</w:delText>
        </w:r>
      </w:del>
      <w:del w:id="38" w:author="Furl, Nicholas" w:date="2026-07-01T12:31:00Z" w16du:dateUtc="2026-07-01T11:31:00Z">
        <w:r w:rsidR="00B25491" w:rsidRPr="00192EEB" w:rsidDel="0053609D">
          <w:rPr>
            <w:rStyle w:val="None"/>
            <w:lang w:val="en-GB"/>
          </w:rPr>
          <w:delText>n</w:delText>
        </w:r>
      </w:del>
      <w:del w:id="39" w:author="Furl, Nicholas" w:date="2026-07-01T12:32:00Z" w16du:dateUtc="2026-07-01T11:32:00Z">
        <w:r w:rsidR="00B25491" w:rsidRPr="00192EEB" w:rsidDel="0053609D">
          <w:rPr>
            <w:rStyle w:val="None"/>
            <w:lang w:val="en-GB"/>
          </w:rPr>
          <w:delText xml:space="preserve"> values. </w:delText>
        </w:r>
      </w:del>
      <w:del w:id="40" w:author="Furl, Nicholas" w:date="2026-07-01T12:33:00Z" w16du:dateUtc="2026-07-01T11:33:00Z">
        <w:r w:rsidR="00B25491" w:rsidRPr="00192EEB" w:rsidDel="0053609D">
          <w:rPr>
            <w:rStyle w:val="None"/>
            <w:lang w:val="en-GB"/>
          </w:rPr>
          <w:delText xml:space="preserve">Interestingly, our new finding harmonises with previous findings that pessimistic predictions explain the shorter sampling rates observed for </w:delText>
        </w:r>
        <w:r w:rsidR="004129B2" w:rsidDel="0053609D">
          <w:rPr>
            <w:rStyle w:val="None"/>
            <w:lang w:val="en-GB"/>
          </w:rPr>
          <w:delText>economic searches for the best price.</w:delText>
        </w:r>
        <w:r w:rsidR="00B25491" w:rsidRPr="00192EEB" w:rsidDel="0053609D">
          <w:rPr>
            <w:rStyle w:val="None"/>
            <w:lang w:val="en-GB"/>
          </w:rPr>
          <w:delText xml:space="preserve"> </w:delText>
        </w:r>
      </w:del>
      <w:del w:id="41" w:author="Furl, Nicholas" w:date="2026-07-01T12:59:00Z" w16du:dateUtc="2026-07-01T11:59:00Z">
        <w:r w:rsidR="00B25491" w:rsidRPr="00192EEB" w:rsidDel="000A7317">
          <w:rPr>
            <w:rStyle w:val="None"/>
            <w:lang w:val="en-GB"/>
          </w:rPr>
          <w:delText xml:space="preserve">These suboptimal search strategies could manifest in real-world decisions such as shopping, choosing dating partners or trustworthy job candidates. </w:delText>
        </w:r>
      </w:del>
    </w:p>
    <w:p w14:paraId="43DCD600" w14:textId="77777777" w:rsidR="00F7085F" w:rsidRPr="00192EEB" w:rsidRDefault="00000000">
      <w:pPr>
        <w:pStyle w:val="BodyA"/>
        <w:spacing w:line="480" w:lineRule="auto"/>
        <w:rPr>
          <w:lang w:val="en-GB"/>
        </w:rPr>
      </w:pPr>
      <w:r w:rsidRPr="00192EEB">
        <w:rPr>
          <w:rStyle w:val="None"/>
          <w:rFonts w:ascii="Arial Unicode MS" w:eastAsia="Arial Unicode MS" w:hAnsi="Arial Unicode MS" w:cs="Arial Unicode MS"/>
          <w:lang w:val="en-GB"/>
        </w:rPr>
        <w:br w:type="page"/>
      </w:r>
    </w:p>
    <w:p w14:paraId="0A0A9A9D" w14:textId="77777777" w:rsidR="00F7085F" w:rsidRPr="00192EEB" w:rsidRDefault="00000000">
      <w:pPr>
        <w:pStyle w:val="BodyA"/>
        <w:spacing w:line="480" w:lineRule="auto"/>
        <w:rPr>
          <w:rStyle w:val="None"/>
          <w:lang w:val="en-GB"/>
        </w:rPr>
      </w:pPr>
      <w:r w:rsidRPr="00192EEB">
        <w:rPr>
          <w:rStyle w:val="None"/>
          <w:lang w:val="en-GB"/>
        </w:rPr>
        <w:lastRenderedPageBreak/>
        <w:t>Introduction</w:t>
      </w:r>
    </w:p>
    <w:p w14:paraId="53DA3FFE" w14:textId="650FE32B" w:rsidR="00F7085F" w:rsidRPr="00C23312" w:rsidRDefault="00000000">
      <w:pPr>
        <w:pStyle w:val="BodyA"/>
        <w:spacing w:line="480" w:lineRule="auto"/>
        <w:ind w:firstLine="720"/>
        <w:rPr>
          <w:rStyle w:val="None"/>
          <w:lang w:val="en-GB"/>
        </w:rPr>
      </w:pPr>
      <w:r w:rsidRPr="00192EEB">
        <w:rPr>
          <w:rStyle w:val="None"/>
          <w:lang w:val="en-GB"/>
        </w:rPr>
        <w:t xml:space="preserve">In many real-life situations, decision options appear in sequence and must be selected or rejected at the time of encounter. </w:t>
      </w:r>
      <w:r w:rsidR="00E6101C">
        <w:rPr>
          <w:rStyle w:val="None"/>
          <w:lang w:val="en-GB"/>
        </w:rPr>
        <w:t xml:space="preserve">The behavioural sciences have adopted an approach of comparing </w:t>
      </w:r>
      <w:r w:rsidR="00E6101C" w:rsidRPr="00192EEB">
        <w:rPr>
          <w:rStyle w:val="None"/>
          <w:lang w:val="en-GB"/>
        </w:rPr>
        <w:t xml:space="preserve">decisions on these sorts of sequential choice </w:t>
      </w:r>
      <w:del w:id="42" w:author="Furl, Nicholas" w:date="2026-07-01T14:18:00Z" w16du:dateUtc="2026-07-01T13:18:00Z">
        <w:r w:rsidR="00E6101C" w:rsidRPr="00192EEB" w:rsidDel="004D1779">
          <w:rPr>
            <w:rStyle w:val="None"/>
            <w:lang w:val="en-GB"/>
          </w:rPr>
          <w:delText xml:space="preserve">tasks </w:delText>
        </w:r>
        <w:r w:rsidR="00E6101C" w:rsidDel="004D1779">
          <w:rPr>
            <w:rStyle w:val="None"/>
            <w:lang w:val="en-GB"/>
          </w:rPr>
          <w:delText xml:space="preserve"> against</w:delText>
        </w:r>
      </w:del>
      <w:ins w:id="43" w:author="Furl, Nicholas" w:date="2026-07-01T14:18:00Z" w16du:dateUtc="2026-07-01T13:18:00Z">
        <w:r w:rsidR="004D1779" w:rsidRPr="00192EEB">
          <w:rPr>
            <w:rStyle w:val="None"/>
            <w:lang w:val="en-GB"/>
          </w:rPr>
          <w:t xml:space="preserve">tasks </w:t>
        </w:r>
        <w:r w:rsidR="004D1779">
          <w:rPr>
            <w:rStyle w:val="None"/>
            <w:lang w:val="en-GB"/>
          </w:rPr>
          <w:t>against</w:t>
        </w:r>
      </w:ins>
      <w:r w:rsidR="00E6101C">
        <w:rPr>
          <w:rStyle w:val="None"/>
          <w:lang w:val="en-GB"/>
        </w:rPr>
        <w:t xml:space="preserve"> </w:t>
      </w:r>
      <w:r w:rsidRPr="00192EEB">
        <w:rPr>
          <w:rStyle w:val="None"/>
          <w:lang w:val="en-GB"/>
        </w:rPr>
        <w:t>mathematical optimality benchmarks (here, termed a “ground truth” benchmark),</w:t>
      </w:r>
      <w:r w:rsidRPr="00C23312">
        <w:rPr>
          <w:rStyle w:val="None"/>
          <w:lang w:val="en-GB"/>
        </w:rPr>
        <w:t xml:space="preserve"> such as in studies of mate choice in behavioural ecology (Castellano et al., 2012; Castellano &amp; </w:t>
      </w:r>
      <w:proofErr w:type="spellStart"/>
      <w:r w:rsidRPr="00C23312">
        <w:rPr>
          <w:rStyle w:val="None"/>
          <w:lang w:val="en-GB"/>
        </w:rPr>
        <w:t>Cermelli</w:t>
      </w:r>
      <w:proofErr w:type="spellEnd"/>
      <w:r w:rsidRPr="00C23312">
        <w:rPr>
          <w:rStyle w:val="None"/>
          <w:lang w:val="en-GB"/>
        </w:rPr>
        <w:t xml:space="preserve">, 2011) and economic choices in cognitive science (Baumann et al., 2020) and neuroscience (Costa &amp; Averbeck, 2015). This approach provides a performance benchmark by which researchers can identify which experimental contexts produce better or worse decisions and then develop theoretical models to explain when humans are more or less likely to be accurate. </w:t>
      </w:r>
      <w:ins w:id="44" w:author="Furl, Nicholas" w:date="2026-07-01T14:24:00Z" w16du:dateUtc="2026-07-01T13:24:00Z">
        <w:r w:rsidR="00B95F10">
          <w:rPr>
            <w:rStyle w:val="None"/>
            <w:lang w:val="en-GB"/>
          </w:rPr>
          <w:t>Herein</w:t>
        </w:r>
      </w:ins>
      <w:ins w:id="45" w:author="Furl, Nicholas" w:date="2026-07-01T14:19:00Z" w16du:dateUtc="2026-07-01T13:19:00Z">
        <w:r w:rsidR="004D1779">
          <w:rPr>
            <w:rStyle w:val="None"/>
            <w:lang w:val="en-GB"/>
          </w:rPr>
          <w:t xml:space="preserve">, we use such ground truth benchmarks to identify </w:t>
        </w:r>
      </w:ins>
      <w:ins w:id="46" w:author="Furl, Nicholas" w:date="2026-07-01T14:21:00Z" w16du:dateUtc="2026-07-01T13:21:00Z">
        <w:r w:rsidR="00477DC7">
          <w:rPr>
            <w:rStyle w:val="None"/>
            <w:lang w:val="en-GB"/>
          </w:rPr>
          <w:t>a systematic “oversampling</w:t>
        </w:r>
      </w:ins>
      <w:ins w:id="47" w:author="Furl, Nicholas" w:date="2026-07-01T14:23:00Z" w16du:dateUtc="2026-07-01T13:23:00Z">
        <w:r w:rsidR="004E520D">
          <w:rPr>
            <w:rStyle w:val="None"/>
            <w:lang w:val="en-GB"/>
          </w:rPr>
          <w:t xml:space="preserve"> bias</w:t>
        </w:r>
      </w:ins>
      <w:ins w:id="48" w:author="Furl, Nicholas" w:date="2026-07-01T14:21:00Z" w16du:dateUtc="2026-07-01T13:21:00Z">
        <w:r w:rsidR="00477DC7">
          <w:rPr>
            <w:rStyle w:val="None"/>
            <w:lang w:val="en-GB"/>
          </w:rPr>
          <w:t xml:space="preserve">” </w:t>
        </w:r>
      </w:ins>
      <w:ins w:id="49" w:author="Furl, Nicholas" w:date="2026-07-01T14:19:00Z" w16du:dateUtc="2026-07-01T13:19:00Z">
        <w:r w:rsidR="004D1779">
          <w:rPr>
            <w:rStyle w:val="None"/>
            <w:lang w:val="en-GB"/>
          </w:rPr>
          <w:t xml:space="preserve">on sequential choice tasks </w:t>
        </w:r>
      </w:ins>
      <w:ins w:id="50" w:author="Furl, Nicholas" w:date="2026-07-01T14:20:00Z" w16du:dateUtc="2026-07-01T13:20:00Z">
        <w:r w:rsidR="004D1779">
          <w:rPr>
            <w:rStyle w:val="None"/>
            <w:lang w:val="en-GB"/>
          </w:rPr>
          <w:t xml:space="preserve">and then </w:t>
        </w:r>
      </w:ins>
      <w:ins w:id="51" w:author="Furl, Nicholas" w:date="2026-07-01T14:21:00Z" w16du:dateUtc="2026-07-01T13:21:00Z">
        <w:r w:rsidR="00477DC7">
          <w:rPr>
            <w:rStyle w:val="None"/>
            <w:lang w:val="en-GB"/>
          </w:rPr>
          <w:t xml:space="preserve">we </w:t>
        </w:r>
      </w:ins>
      <w:ins w:id="52" w:author="Furl, Nicholas" w:date="2026-07-01T14:22:00Z" w16du:dateUtc="2026-07-01T13:22:00Z">
        <w:r w:rsidR="00477DC7">
          <w:rPr>
            <w:rStyle w:val="None"/>
            <w:lang w:val="en-GB"/>
          </w:rPr>
          <w:t>fit</w:t>
        </w:r>
      </w:ins>
      <w:ins w:id="53" w:author="Furl, Nicholas" w:date="2026-07-01T14:20:00Z" w16du:dateUtc="2026-07-01T13:20:00Z">
        <w:r w:rsidR="004D1779">
          <w:rPr>
            <w:rStyle w:val="None"/>
            <w:lang w:val="en-GB"/>
          </w:rPr>
          <w:t xml:space="preserve"> computational models </w:t>
        </w:r>
      </w:ins>
      <w:ins w:id="54" w:author="Furl, Nicholas" w:date="2026-07-01T14:22:00Z" w16du:dateUtc="2026-07-01T13:22:00Z">
        <w:r w:rsidR="00477DC7">
          <w:rPr>
            <w:rStyle w:val="None"/>
            <w:lang w:val="en-GB"/>
          </w:rPr>
          <w:t xml:space="preserve">of cognitive processing to participants’ behaviour to </w:t>
        </w:r>
      </w:ins>
      <w:ins w:id="55" w:author="Furl, Nicholas" w:date="2026-07-01T14:24:00Z" w16du:dateUtc="2026-07-01T13:24:00Z">
        <w:r w:rsidR="004E520D">
          <w:rPr>
            <w:rStyle w:val="None"/>
            <w:lang w:val="en-GB"/>
          </w:rPr>
          <w:t>explain</w:t>
        </w:r>
      </w:ins>
      <w:ins w:id="56" w:author="Furl, Nicholas" w:date="2026-07-01T14:22:00Z" w16du:dateUtc="2026-07-01T13:22:00Z">
        <w:r w:rsidR="00477DC7">
          <w:rPr>
            <w:rStyle w:val="None"/>
            <w:lang w:val="en-GB"/>
          </w:rPr>
          <w:t xml:space="preserve"> these</w:t>
        </w:r>
      </w:ins>
      <w:ins w:id="57" w:author="Furl, Nicholas" w:date="2026-07-01T14:23:00Z" w16du:dateUtc="2026-07-01T13:23:00Z">
        <w:r w:rsidR="004E520D">
          <w:rPr>
            <w:rStyle w:val="None"/>
            <w:lang w:val="en-GB"/>
          </w:rPr>
          <w:t xml:space="preserve"> apparently suboptimal decisions</w:t>
        </w:r>
      </w:ins>
      <w:ins w:id="58" w:author="Furl, Nicholas" w:date="2026-07-01T14:22:00Z" w16du:dateUtc="2026-07-01T13:22:00Z">
        <w:r w:rsidR="00477DC7">
          <w:rPr>
            <w:rStyle w:val="None"/>
            <w:lang w:val="en-GB"/>
          </w:rPr>
          <w:t>.</w:t>
        </w:r>
      </w:ins>
      <w:ins w:id="59" w:author="Furl, Nicholas" w:date="2026-07-01T14:20:00Z" w16du:dateUtc="2026-07-01T13:20:00Z">
        <w:r w:rsidR="004D1779">
          <w:rPr>
            <w:rStyle w:val="None"/>
            <w:lang w:val="en-GB"/>
          </w:rPr>
          <w:t xml:space="preserve"> </w:t>
        </w:r>
      </w:ins>
    </w:p>
    <w:p w14:paraId="76D5CDA2" w14:textId="7AA2B170" w:rsidR="00F7085F" w:rsidRPr="00C23312" w:rsidRDefault="00000000">
      <w:pPr>
        <w:pStyle w:val="BodyA"/>
        <w:spacing w:line="480" w:lineRule="auto"/>
        <w:ind w:firstLine="720"/>
        <w:rPr>
          <w:rStyle w:val="None"/>
          <w:lang w:val="en-GB"/>
        </w:rPr>
      </w:pPr>
      <w:r w:rsidRPr="00C23312">
        <w:rPr>
          <w:rStyle w:val="None"/>
          <w:lang w:val="en-GB"/>
        </w:rPr>
        <w:t xml:space="preserve">Consider hiring a new employee. The employer can consider prior knowledge about the probability distribution that generates </w:t>
      </w:r>
      <w:ins w:id="60" w:author="Furl, Nicholas" w:date="2026-07-01T15:57:00Z" w16du:dateUtc="2026-07-01T14:57:00Z">
        <w:r w:rsidR="00C2103F">
          <w:rPr>
            <w:rStyle w:val="None"/>
            <w:lang w:val="en-GB"/>
          </w:rPr>
          <w:t>candidat</w:t>
        </w:r>
      </w:ins>
      <w:ins w:id="61" w:author="Furl, Nicholas" w:date="2026-07-01T15:58:00Z" w16du:dateUtc="2026-07-01T14:58:00Z">
        <w:r w:rsidR="00C2103F">
          <w:rPr>
            <w:rStyle w:val="None"/>
            <w:lang w:val="en-GB"/>
          </w:rPr>
          <w:t xml:space="preserve">e option values for </w:t>
        </w:r>
      </w:ins>
      <w:r w:rsidRPr="00C23312">
        <w:rPr>
          <w:rStyle w:val="None"/>
          <w:lang w:val="en-GB"/>
        </w:rPr>
        <w:t>employees</w:t>
      </w:r>
      <w:del w:id="62" w:author="Furl, Nicholas" w:date="2026-07-01T15:58:00Z" w16du:dateUtc="2026-07-01T14:58:00Z">
        <w:r w:rsidRPr="00C23312" w:rsidDel="00C2103F">
          <w:rPr>
            <w:rStyle w:val="None"/>
            <w:lang w:val="en-GB"/>
          </w:rPr>
          <w:delText xml:space="preserve"> (i.e., option values)</w:delText>
        </w:r>
      </w:del>
      <w:r w:rsidRPr="00C23312">
        <w:rPr>
          <w:rStyle w:val="None"/>
          <w:lang w:val="en-GB"/>
        </w:rPr>
        <w:t xml:space="preserve">. Then, the employer interviews a known number of job candidates one at a time such that the quality of each candidate is revealed only at the time of interview. After each interview, the employer must decide whether to hire the candidate or reject them and interview a new one. In this example we assume that </w:t>
      </w:r>
      <w:r w:rsidR="008A6E76">
        <w:rPr>
          <w:rStyle w:val="None"/>
          <w:lang w:val="en-GB"/>
        </w:rPr>
        <w:t xml:space="preserve">competitors will quickly hire </w:t>
      </w:r>
      <w:r w:rsidRPr="00C23312">
        <w:rPr>
          <w:rStyle w:val="None"/>
          <w:lang w:val="en-GB"/>
        </w:rPr>
        <w:t xml:space="preserve">rejected candidates and so, once rejected, </w:t>
      </w:r>
      <w:r w:rsidR="008A6E76">
        <w:rPr>
          <w:rStyle w:val="None"/>
          <w:lang w:val="en-GB"/>
        </w:rPr>
        <w:t xml:space="preserve">our employer cannot recall </w:t>
      </w:r>
      <w:r w:rsidRPr="00C23312">
        <w:rPr>
          <w:rStyle w:val="None"/>
          <w:lang w:val="en-GB"/>
        </w:rPr>
        <w:t xml:space="preserve">candidates </w:t>
      </w:r>
      <w:r w:rsidR="008A6E76">
        <w:rPr>
          <w:rStyle w:val="None"/>
          <w:lang w:val="en-GB"/>
        </w:rPr>
        <w:t>later after rejection</w:t>
      </w:r>
      <w:r w:rsidRPr="00C23312">
        <w:rPr>
          <w:rStyle w:val="None"/>
          <w:lang w:val="en-GB"/>
        </w:rPr>
        <w:t xml:space="preserve">. The current state-of-the-art </w:t>
      </w:r>
      <w:r w:rsidR="00010798">
        <w:rPr>
          <w:rStyle w:val="None"/>
          <w:lang w:val="en-GB"/>
        </w:rPr>
        <w:t>ground truth</w:t>
      </w:r>
      <w:r w:rsidRPr="00C23312">
        <w:rPr>
          <w:rStyle w:val="None"/>
          <w:lang w:val="en-GB"/>
        </w:rPr>
        <w:t xml:space="preserve"> benchmark for such a task (Costa &amp; Averbeck, 2015) is an evolution of the long-standing Gilbert and Mosteller (1966) benchmark. This benchmark uses only the </w:t>
      </w:r>
      <w:del w:id="63" w:author="Furl, Nicholas" w:date="2026-07-01T15:58:00Z" w16du:dateUtc="2026-07-01T14:58:00Z">
        <w:r w:rsidRPr="00C23312" w:rsidDel="00C2103F">
          <w:rPr>
            <w:rStyle w:val="None"/>
            <w:lang w:val="en-GB"/>
          </w:rPr>
          <w:delText xml:space="preserve">correct </w:delText>
        </w:r>
      </w:del>
      <w:r w:rsidRPr="00C23312">
        <w:rPr>
          <w:rStyle w:val="None"/>
          <w:lang w:val="en-GB"/>
        </w:rPr>
        <w:t>ground truth information, including the mean and variance of a normally distributed prior of the potential option values. Then, using this “generating distribution</w:t>
      </w:r>
      <w:r w:rsidR="008A6E76" w:rsidRPr="008A6E76">
        <w:rPr>
          <w:rStyle w:val="None"/>
          <w:lang w:val="en-GB"/>
        </w:rPr>
        <w:t>,”</w:t>
      </w:r>
      <w:r w:rsidRPr="00C23312">
        <w:rPr>
          <w:rStyle w:val="None"/>
          <w:lang w:val="en-GB"/>
        </w:rPr>
        <w:t xml:space="preserve"> </w:t>
      </w:r>
      <w:r w:rsidR="008A6E76">
        <w:rPr>
          <w:rStyle w:val="None"/>
          <w:lang w:val="en-GB"/>
        </w:rPr>
        <w:t xml:space="preserve">the agent can compute </w:t>
      </w:r>
      <w:r w:rsidRPr="00C23312">
        <w:rPr>
          <w:rStyle w:val="None"/>
          <w:lang w:val="en-GB"/>
        </w:rPr>
        <w:t xml:space="preserve">the expected reward value of future samples if the agent were to continue sampling. This expected value functions as a varying choice threshold which the current option value on offer must exceed to be chosen. </w:t>
      </w:r>
      <w:ins w:id="64" w:author="Furl, Nicholas" w:date="2026-07-01T14:33:00Z" w16du:dateUtc="2026-07-01T13:33:00Z">
        <w:r w:rsidR="005110C2">
          <w:rPr>
            <w:rStyle w:val="None"/>
            <w:lang w:val="en-GB"/>
          </w:rPr>
          <w:t>Here, as we describe</w:t>
        </w:r>
      </w:ins>
      <w:ins w:id="65" w:author="Furl, Nicholas" w:date="2026-07-01T14:39:00Z" w16du:dateUtc="2026-07-01T13:39:00Z">
        <w:r w:rsidR="00843841">
          <w:rPr>
            <w:rStyle w:val="None"/>
            <w:lang w:val="en-GB"/>
          </w:rPr>
          <w:t xml:space="preserve"> in more detail</w:t>
        </w:r>
      </w:ins>
      <w:ins w:id="66" w:author="Furl, Nicholas" w:date="2026-07-01T14:33:00Z" w16du:dateUtc="2026-07-01T13:33:00Z">
        <w:r w:rsidR="005110C2">
          <w:rPr>
            <w:rStyle w:val="None"/>
            <w:lang w:val="en-GB"/>
          </w:rPr>
          <w:t xml:space="preserve"> below, we use </w:t>
        </w:r>
        <w:r w:rsidR="005110C2">
          <w:rPr>
            <w:rStyle w:val="None"/>
            <w:lang w:val="en-GB"/>
          </w:rPr>
          <w:lastRenderedPageBreak/>
          <w:t>this computational framework both as a benchmark by which we compare human behaviour and identify where th</w:t>
        </w:r>
      </w:ins>
      <w:ins w:id="67" w:author="Furl, Nicholas" w:date="2026-07-01T14:34:00Z" w16du:dateUtc="2026-07-01T13:34:00Z">
        <w:r w:rsidR="005110C2">
          <w:rPr>
            <w:rStyle w:val="None"/>
            <w:lang w:val="en-GB"/>
          </w:rPr>
          <w:t xml:space="preserve">eir choices deviate from purely ground truth calculations, and we parameterise it to develop cognitive theories of </w:t>
        </w:r>
      </w:ins>
      <w:ins w:id="68" w:author="Furl, Nicholas" w:date="2026-07-01T14:35:00Z" w16du:dateUtc="2026-07-01T13:35:00Z">
        <w:r w:rsidR="005110C2">
          <w:rPr>
            <w:rStyle w:val="None"/>
            <w:lang w:val="en-GB"/>
          </w:rPr>
          <w:t xml:space="preserve">choice, where parameters explain deviation from ground </w:t>
        </w:r>
      </w:ins>
      <w:ins w:id="69" w:author="Furl, Nicholas" w:date="2026-07-01T14:36:00Z" w16du:dateUtc="2026-07-01T13:36:00Z">
        <w:r w:rsidR="00843841">
          <w:rPr>
            <w:rStyle w:val="None"/>
            <w:lang w:val="en-GB"/>
          </w:rPr>
          <w:t>truth-based</w:t>
        </w:r>
      </w:ins>
      <w:ins w:id="70" w:author="Furl, Nicholas" w:date="2026-07-01T14:35:00Z" w16du:dateUtc="2026-07-01T13:35:00Z">
        <w:r w:rsidR="005110C2">
          <w:rPr>
            <w:rStyle w:val="None"/>
            <w:lang w:val="en-GB"/>
          </w:rPr>
          <w:t xml:space="preserve"> performance.</w:t>
        </w:r>
      </w:ins>
      <w:ins w:id="71" w:author="Furl, Nicholas" w:date="2026-07-01T14:36:00Z" w16du:dateUtc="2026-07-01T13:36:00Z">
        <w:r w:rsidR="00843841">
          <w:rPr>
            <w:rStyle w:val="None"/>
            <w:lang w:val="en-GB"/>
          </w:rPr>
          <w:t xml:space="preserve"> Specifically, we describe an “oversampling bias” using image-based </w:t>
        </w:r>
      </w:ins>
      <w:ins w:id="72" w:author="Furl, Nicholas" w:date="2026-07-01T14:38:00Z" w16du:dateUtc="2026-07-01T13:38:00Z">
        <w:r w:rsidR="00843841" w:rsidRPr="00C23312">
          <w:rPr>
            <w:rStyle w:val="None"/>
            <w:lang w:val="en-GB"/>
          </w:rPr>
          <w:t xml:space="preserve">sequential decision </w:t>
        </w:r>
      </w:ins>
      <w:ins w:id="73" w:author="Furl, Nicholas" w:date="2026-07-01T14:36:00Z" w16du:dateUtc="2026-07-01T13:36:00Z">
        <w:r w:rsidR="00843841">
          <w:rPr>
            <w:rStyle w:val="None"/>
            <w:lang w:val="en-GB"/>
          </w:rPr>
          <w:t xml:space="preserve">tasks and we compare </w:t>
        </w:r>
      </w:ins>
      <w:ins w:id="74" w:author="Furl, Nicholas" w:date="2026-07-01T14:37:00Z" w16du:dateUtc="2026-07-01T13:37:00Z">
        <w:r w:rsidR="00843841">
          <w:rPr>
            <w:rStyle w:val="None"/>
            <w:lang w:val="en-GB"/>
          </w:rPr>
          <w:t xml:space="preserve">various parameterisations to </w:t>
        </w:r>
      </w:ins>
      <w:ins w:id="75" w:author="Furl, Nicholas" w:date="2026-07-01T15:59:00Z" w16du:dateUtc="2026-07-01T14:59:00Z">
        <w:r w:rsidR="00C2103F">
          <w:rPr>
            <w:rStyle w:val="None"/>
            <w:lang w:val="en-GB"/>
          </w:rPr>
          <w:t>identify</w:t>
        </w:r>
      </w:ins>
      <w:ins w:id="76" w:author="Furl, Nicholas" w:date="2026-07-01T14:37:00Z" w16du:dateUtc="2026-07-01T13:37:00Z">
        <w:r w:rsidR="00843841">
          <w:rPr>
            <w:rStyle w:val="None"/>
            <w:lang w:val="en-GB"/>
          </w:rPr>
          <w:t xml:space="preserve"> </w:t>
        </w:r>
      </w:ins>
      <w:ins w:id="77" w:author="Furl, Nicholas" w:date="2026-07-01T15:42:00Z" w16du:dateUtc="2026-07-01T14:42:00Z">
        <w:r w:rsidR="00921AEE">
          <w:rPr>
            <w:rStyle w:val="None"/>
            <w:lang w:val="en-GB"/>
          </w:rPr>
          <w:t xml:space="preserve">cognitive </w:t>
        </w:r>
      </w:ins>
      <w:ins w:id="78" w:author="Furl, Nicholas" w:date="2026-07-01T15:43:00Z" w16du:dateUtc="2026-07-01T14:43:00Z">
        <w:r w:rsidR="00921AEE">
          <w:rPr>
            <w:rStyle w:val="None"/>
            <w:lang w:val="en-GB"/>
          </w:rPr>
          <w:t xml:space="preserve">processes that </w:t>
        </w:r>
      </w:ins>
      <w:ins w:id="79" w:author="Furl, Nicholas" w:date="2026-07-01T14:37:00Z" w16du:dateUtc="2026-07-01T13:37:00Z">
        <w:r w:rsidR="00843841">
          <w:rPr>
            <w:rStyle w:val="None"/>
            <w:lang w:val="en-GB"/>
          </w:rPr>
          <w:t>contribut</w:t>
        </w:r>
      </w:ins>
      <w:ins w:id="80" w:author="Furl, Nicholas" w:date="2026-07-01T15:43:00Z" w16du:dateUtc="2026-07-01T14:43:00Z">
        <w:r w:rsidR="00921AEE">
          <w:rPr>
            <w:rStyle w:val="None"/>
            <w:lang w:val="en-GB"/>
          </w:rPr>
          <w:t>e to</w:t>
        </w:r>
      </w:ins>
      <w:ins w:id="81" w:author="Furl, Nicholas" w:date="2026-07-01T14:37:00Z" w16du:dateUtc="2026-07-01T13:37:00Z">
        <w:r w:rsidR="00843841">
          <w:rPr>
            <w:rStyle w:val="None"/>
            <w:lang w:val="en-GB"/>
          </w:rPr>
          <w:t xml:space="preserve"> this bias. </w:t>
        </w:r>
      </w:ins>
    </w:p>
    <w:p w14:paraId="033EC24E" w14:textId="586E1F87" w:rsidR="00F7085F" w:rsidRPr="00C56A98" w:rsidRDefault="00843841">
      <w:pPr>
        <w:pStyle w:val="BodyA"/>
        <w:spacing w:line="480" w:lineRule="auto"/>
        <w:ind w:firstLine="720"/>
        <w:rPr>
          <w:rStyle w:val="None"/>
          <w:lang w:val="en-GB"/>
        </w:rPr>
      </w:pPr>
      <w:ins w:id="82" w:author="Furl, Nicholas" w:date="2026-07-01T14:38:00Z" w16du:dateUtc="2026-07-01T13:38:00Z">
        <w:r>
          <w:rPr>
            <w:rStyle w:val="None"/>
            <w:lang w:val="en-GB"/>
          </w:rPr>
          <w:t>In t</w:t>
        </w:r>
      </w:ins>
      <w:ins w:id="83" w:author="Furl, Nicholas" w:date="2026-07-01T14:37:00Z" w16du:dateUtc="2026-07-01T13:37:00Z">
        <w:r>
          <w:rPr>
            <w:rStyle w:val="None"/>
            <w:lang w:val="en-GB"/>
          </w:rPr>
          <w:t xml:space="preserve">hese image-based </w:t>
        </w:r>
      </w:ins>
      <w:ins w:id="84" w:author="Furl, Nicholas" w:date="2026-07-01T14:38:00Z" w16du:dateUtc="2026-07-01T13:38:00Z">
        <w:r w:rsidRPr="00C23312">
          <w:rPr>
            <w:rStyle w:val="None"/>
            <w:lang w:val="en-GB"/>
          </w:rPr>
          <w:t xml:space="preserve">sequential decision tasks </w:t>
        </w:r>
      </w:ins>
      <w:del w:id="85" w:author="Furl, Nicholas" w:date="2026-07-01T14:38:00Z" w16du:dateUtc="2026-07-01T13:38:00Z">
        <w:r w:rsidRPr="00C23312" w:rsidDel="00843841">
          <w:rPr>
            <w:rStyle w:val="None"/>
            <w:lang w:val="en-GB"/>
          </w:rPr>
          <w:delText xml:space="preserve">Recent work </w:delText>
        </w:r>
        <w:r w:rsidR="00D223DD" w:rsidDel="00843841">
          <w:rPr>
            <w:rStyle w:val="None"/>
            <w:lang w:val="en-GB"/>
          </w:rPr>
          <w:delText>studying how humans solve such</w:delText>
        </w:r>
        <w:r w:rsidRPr="00C23312" w:rsidDel="00843841">
          <w:rPr>
            <w:rStyle w:val="None"/>
            <w:lang w:val="en-GB"/>
          </w:rPr>
          <w:delText xml:space="preserve"> sequential decision tasks </w:delText>
        </w:r>
      </w:del>
      <w:r w:rsidRPr="00C23312">
        <w:rPr>
          <w:rStyle w:val="None"/>
          <w:lang w:val="en-GB"/>
        </w:rPr>
        <w:t>(Furl et al., 2019; van de Wouw et al., 2022)</w:t>
      </w:r>
      <w:ins w:id="86" w:author="Furl, Nicholas" w:date="2026-07-01T14:38:00Z" w16du:dateUtc="2026-07-01T13:38:00Z">
        <w:r>
          <w:rPr>
            <w:rStyle w:val="None"/>
            <w:lang w:val="en-GB"/>
          </w:rPr>
          <w:t xml:space="preserve">, </w:t>
        </w:r>
      </w:ins>
      <w:del w:id="87" w:author="Furl, Nicholas" w:date="2026-07-01T14:38:00Z" w16du:dateUtc="2026-07-01T13:38:00Z">
        <w:r w:rsidRPr="00C23312" w:rsidDel="00843841">
          <w:rPr>
            <w:rStyle w:val="None"/>
            <w:lang w:val="en-GB"/>
          </w:rPr>
          <w:delText xml:space="preserve"> introduced a new image-based version of the paradigm. P</w:delText>
        </w:r>
      </w:del>
      <w:ins w:id="88" w:author="Furl, Nicholas" w:date="2026-07-01T14:38:00Z" w16du:dateUtc="2026-07-01T13:38:00Z">
        <w:r>
          <w:rPr>
            <w:rStyle w:val="None"/>
            <w:lang w:val="en-GB"/>
          </w:rPr>
          <w:t>p</w:t>
        </w:r>
      </w:ins>
      <w:r w:rsidRPr="00C23312">
        <w:rPr>
          <w:rStyle w:val="None"/>
          <w:lang w:val="en-GB"/>
        </w:rPr>
        <w:t xml:space="preserve">articipants consider images such as faces, foods or holiday destinations and attempt to stop their searches at the best </w:t>
      </w:r>
      <w:r w:rsidR="002F6240">
        <w:rPr>
          <w:rStyle w:val="None"/>
          <w:lang w:val="en-GB"/>
        </w:rPr>
        <w:t>image</w:t>
      </w:r>
      <w:r w:rsidRPr="00C23312">
        <w:rPr>
          <w:rStyle w:val="None"/>
          <w:lang w:val="en-GB"/>
        </w:rPr>
        <w:t xml:space="preserve"> they can along </w:t>
      </w:r>
      <w:r w:rsidR="005E1027">
        <w:rPr>
          <w:rStyle w:val="None"/>
          <w:lang w:val="en-GB"/>
        </w:rPr>
        <w:t>a predefined</w:t>
      </w:r>
      <w:r w:rsidRPr="00C56A98">
        <w:rPr>
          <w:rStyle w:val="None"/>
          <w:lang w:val="en-GB"/>
        </w:rPr>
        <w:t xml:space="preserve"> dimension (e.g., the most attractive face). Compared to the ground truth benchmark, participants </w:t>
      </w:r>
      <w:del w:id="89" w:author="Furl, Nicholas" w:date="2026-07-01T14:39:00Z" w16du:dateUtc="2026-07-01T13:39:00Z">
        <w:r w:rsidRPr="00C56A98" w:rsidDel="00843841">
          <w:rPr>
            <w:rStyle w:val="None"/>
            <w:lang w:val="en-GB"/>
          </w:rPr>
          <w:delText xml:space="preserve">in these image-based studies </w:delText>
        </w:r>
      </w:del>
      <w:r w:rsidRPr="00C56A98">
        <w:rPr>
          <w:rStyle w:val="None"/>
          <w:lang w:val="en-GB"/>
        </w:rPr>
        <w:t xml:space="preserve">sampled too many options. </w:t>
      </w:r>
      <w:ins w:id="90" w:author="Furl, Nicholas" w:date="2026-07-01T15:59:00Z" w16du:dateUtc="2026-07-01T14:59:00Z">
        <w:r w:rsidR="00C2103F" w:rsidRPr="00C2103F">
          <w:rPr>
            <w:rStyle w:val="None"/>
            <w:lang w:val="en-GB"/>
          </w:rPr>
          <w:t>This deviation shows that the ground-truth benchmark alone does not describe human choice, motivating cognitive models that explain why participants depart from benchmark-prescribed sampling.</w:t>
        </w:r>
        <w:r w:rsidR="00C2103F">
          <w:rPr>
            <w:rStyle w:val="None"/>
            <w:lang w:val="en-GB"/>
          </w:rPr>
          <w:t xml:space="preserve"> </w:t>
        </w:r>
      </w:ins>
      <w:del w:id="91" w:author="Furl, Nicholas" w:date="2026-07-01T15:59:00Z" w16du:dateUtc="2026-07-01T14:59:00Z">
        <w:r w:rsidRPr="00C56A98" w:rsidDel="00C2103F">
          <w:rPr>
            <w:rStyle w:val="None"/>
            <w:lang w:val="en-GB"/>
          </w:rPr>
          <w:delText xml:space="preserve">Because the ground truth benchmark does not adequately explain participants’ sampling rates, we cannot consider it a candidate computational theory to fully explain participants’ choices under all circumstances. </w:delText>
        </w:r>
      </w:del>
      <w:ins w:id="92" w:author="Furl, Nicholas" w:date="2026-07-01T14:39:00Z" w16du:dateUtc="2026-07-01T13:39:00Z">
        <w:r w:rsidR="00696D31">
          <w:rPr>
            <w:rStyle w:val="None"/>
            <w:lang w:val="en-GB"/>
          </w:rPr>
          <w:t>Thus, in this paper</w:t>
        </w:r>
      </w:ins>
      <w:ins w:id="93" w:author="Furl, Nicholas" w:date="2026-07-01T14:40:00Z" w16du:dateUtc="2026-07-01T13:40:00Z">
        <w:r w:rsidR="00696D31">
          <w:rPr>
            <w:rStyle w:val="None"/>
            <w:lang w:val="en-GB"/>
          </w:rPr>
          <w:t xml:space="preserve">, we go beyond the ground truth benchmark approach to explain participants’ sampling rates in terms of </w:t>
        </w:r>
      </w:ins>
      <w:del w:id="94" w:author="Furl, Nicholas" w:date="2026-07-01T14:40:00Z" w16du:dateUtc="2026-07-01T13:40:00Z">
        <w:r w:rsidRPr="00C56A98" w:rsidDel="00696D31">
          <w:rPr>
            <w:rStyle w:val="None"/>
            <w:lang w:val="en-GB"/>
          </w:rPr>
          <w:delText xml:space="preserve">The current paper builds </w:delText>
        </w:r>
      </w:del>
      <w:r w:rsidRPr="00C56A98">
        <w:rPr>
          <w:rStyle w:val="None"/>
          <w:lang w:val="en-GB"/>
        </w:rPr>
        <w:t>theoretical computational models</w:t>
      </w:r>
      <w:ins w:id="95" w:author="Furl, Nicholas" w:date="2026-07-01T14:40:00Z" w16du:dateUtc="2026-07-01T13:40:00Z">
        <w:r w:rsidR="00696D31">
          <w:rPr>
            <w:rStyle w:val="None"/>
            <w:lang w:val="en-GB"/>
          </w:rPr>
          <w:t xml:space="preserve">. We </w:t>
        </w:r>
      </w:ins>
      <w:del w:id="96" w:author="Furl, Nicholas" w:date="2026-07-01T14:40:00Z" w16du:dateUtc="2026-07-01T13:40:00Z">
        <w:r w:rsidRPr="00C56A98" w:rsidDel="00696D31">
          <w:rPr>
            <w:rStyle w:val="None"/>
            <w:lang w:val="en-GB"/>
          </w:rPr>
          <w:delText xml:space="preserve"> to test hypothetical sources of this apparent “oversampling” by </w:delText>
        </w:r>
      </w:del>
      <w:r w:rsidRPr="00C56A98">
        <w:rPr>
          <w:rStyle w:val="None"/>
          <w:lang w:val="en-GB"/>
        </w:rPr>
        <w:t>fit</w:t>
      </w:r>
      <w:del w:id="97" w:author="Furl, Nicholas" w:date="2026-07-01T14:40:00Z" w16du:dateUtc="2026-07-01T13:40:00Z">
        <w:r w:rsidRPr="00C56A98" w:rsidDel="00696D31">
          <w:rPr>
            <w:rStyle w:val="None"/>
            <w:lang w:val="en-GB"/>
          </w:rPr>
          <w:delText>ting</w:delText>
        </w:r>
      </w:del>
      <w:r w:rsidRPr="00C56A98">
        <w:rPr>
          <w:rStyle w:val="None"/>
          <w:lang w:val="en-GB"/>
        </w:rPr>
        <w:t xml:space="preserve"> the models to participant choice behaviour across ten datasets, including data from Furl and colleagues (2019) and van de Wouw and colleagues (2022) plus three new datasets, testing new image-based choice domains. </w:t>
      </w:r>
    </w:p>
    <w:p w14:paraId="5A25E02D" w14:textId="4A3B7A90" w:rsidR="00D06AE9" w:rsidRDefault="00000000" w:rsidP="00D06AE9">
      <w:pPr>
        <w:pStyle w:val="BodyA"/>
        <w:spacing w:line="480" w:lineRule="auto"/>
        <w:ind w:firstLine="720"/>
        <w:rPr>
          <w:ins w:id="98" w:author="Furl, Nicholas" w:date="2026-07-01T15:02:00Z" w16du:dateUtc="2026-07-01T14:02:00Z"/>
          <w:rStyle w:val="None"/>
          <w:lang w:val="en-GB"/>
        </w:rPr>
      </w:pPr>
      <w:r w:rsidRPr="00C56A98">
        <w:rPr>
          <w:rStyle w:val="None"/>
          <w:lang w:val="en-GB"/>
        </w:rPr>
        <w:t>Our points of departure are theoretical models previously used in van de Wouw and colleagues (2024). While the computations performed by the ground truth benchmark are a reasonable way to achieve an accurate choice, other psychological contributions must be operative to explain systematic deviations from apparent “optimality</w:t>
      </w:r>
      <w:r w:rsidR="00C56A98" w:rsidRPr="00C56A98">
        <w:rPr>
          <w:rStyle w:val="None"/>
          <w:lang w:val="en-GB"/>
        </w:rPr>
        <w:t>.”</w:t>
      </w:r>
      <w:r w:rsidRPr="00C56A98">
        <w:rPr>
          <w:rStyle w:val="None"/>
          <w:lang w:val="en-GB"/>
        </w:rPr>
        <w:t xml:space="preserve"> To encapsulate this viewpoint, we parameterised the ground truth benchmark</w:t>
      </w:r>
      <w:ins w:id="99" w:author="Furl, Nicholas" w:date="2026-07-01T15:02:00Z" w16du:dateUtc="2026-07-01T14:02:00Z">
        <w:r w:rsidR="00D06AE9">
          <w:rPr>
            <w:rStyle w:val="None"/>
            <w:lang w:val="en-GB"/>
          </w:rPr>
          <w:t xml:space="preserve"> to create two theoretical models</w:t>
        </w:r>
      </w:ins>
      <w:r w:rsidRPr="00C56A98">
        <w:rPr>
          <w:rStyle w:val="None"/>
          <w:lang w:val="en-GB"/>
        </w:rPr>
        <w:t xml:space="preserve">, such that the parameters would represent </w:t>
      </w:r>
      <w:del w:id="100" w:author="Furl, Nicholas" w:date="2026-07-01T14:52:00Z" w16du:dateUtc="2026-07-01T13:52:00Z">
        <w:r w:rsidRPr="00C56A98" w:rsidDel="006A0073">
          <w:rPr>
            <w:rStyle w:val="None"/>
            <w:lang w:val="en-GB"/>
          </w:rPr>
          <w:delText>psychological factors</w:delText>
        </w:r>
      </w:del>
      <w:ins w:id="101" w:author="Furl, Nicholas" w:date="2026-07-01T14:52:00Z" w16du:dateUtc="2026-07-01T13:52:00Z">
        <w:r w:rsidR="006A0073">
          <w:rPr>
            <w:rStyle w:val="None"/>
            <w:lang w:val="en-GB"/>
          </w:rPr>
          <w:t>cognitive factors</w:t>
        </w:r>
      </w:ins>
      <w:r w:rsidRPr="00C56A98">
        <w:rPr>
          <w:rStyle w:val="None"/>
          <w:lang w:val="en-GB"/>
        </w:rPr>
        <w:t xml:space="preserve"> that </w:t>
      </w:r>
      <w:del w:id="102" w:author="Furl, Nicholas" w:date="2026-07-01T14:51:00Z" w16du:dateUtc="2026-07-01T13:51:00Z">
        <w:r w:rsidRPr="00C56A98" w:rsidDel="006A0073">
          <w:rPr>
            <w:rStyle w:val="None"/>
            <w:lang w:val="en-GB"/>
          </w:rPr>
          <w:delText xml:space="preserve">could </w:delText>
        </w:r>
        <w:r w:rsidR="00C56A98" w:rsidRPr="00C56A98" w:rsidDel="006A0073">
          <w:rPr>
            <w:rStyle w:val="None"/>
            <w:lang w:val="en-GB"/>
          </w:rPr>
          <w:delText>contribute</w:delText>
        </w:r>
        <w:r w:rsidRPr="00C56A98" w:rsidDel="006A0073">
          <w:rPr>
            <w:rStyle w:val="None"/>
            <w:lang w:val="en-GB"/>
          </w:rPr>
          <w:delText xml:space="preserve"> to choice</w:delText>
        </w:r>
      </w:del>
      <w:ins w:id="103" w:author="Furl, Nicholas" w:date="2026-07-01T14:52:00Z" w16du:dateUtc="2026-07-01T13:52:00Z">
        <w:r w:rsidR="006A0073">
          <w:rPr>
            <w:rStyle w:val="None"/>
            <w:lang w:val="en-GB"/>
          </w:rPr>
          <w:t>can increase or decrease</w:t>
        </w:r>
      </w:ins>
      <w:ins w:id="104" w:author="Furl, Nicholas" w:date="2026-07-01T14:51:00Z" w16du:dateUtc="2026-07-01T13:51:00Z">
        <w:r w:rsidR="006A0073">
          <w:rPr>
            <w:rStyle w:val="None"/>
            <w:lang w:val="en-GB"/>
          </w:rPr>
          <w:t xml:space="preserve"> the sampling </w:t>
        </w:r>
      </w:ins>
      <w:ins w:id="105" w:author="Furl, Nicholas" w:date="2026-07-01T14:52:00Z" w16du:dateUtc="2026-07-01T13:52:00Z">
        <w:r w:rsidR="006A0073">
          <w:rPr>
            <w:rStyle w:val="None"/>
            <w:lang w:val="en-GB"/>
          </w:rPr>
          <w:t>rate, relative to the ground truth-prescribed stopping point</w:t>
        </w:r>
      </w:ins>
      <w:r w:rsidRPr="00C56A98">
        <w:rPr>
          <w:rStyle w:val="None"/>
          <w:lang w:val="en-GB"/>
        </w:rPr>
        <w:t xml:space="preserve">. For example, in the </w:t>
      </w:r>
      <w:r w:rsidRPr="00C56A98">
        <w:rPr>
          <w:rStyle w:val="None"/>
          <w:i/>
          <w:iCs/>
          <w:lang w:val="en-GB"/>
        </w:rPr>
        <w:t>cost</w:t>
      </w:r>
      <w:r w:rsidR="00C56A98">
        <w:rPr>
          <w:rStyle w:val="None"/>
          <w:i/>
          <w:iCs/>
          <w:lang w:val="en-GB"/>
        </w:rPr>
        <w:t xml:space="preserve"> </w:t>
      </w:r>
      <w:r w:rsidRPr="00C56A98">
        <w:rPr>
          <w:rStyle w:val="None"/>
          <w:i/>
          <w:iCs/>
          <w:lang w:val="en-GB"/>
        </w:rPr>
        <w:t>to</w:t>
      </w:r>
      <w:r w:rsidR="00C56A98">
        <w:rPr>
          <w:rStyle w:val="None"/>
          <w:i/>
          <w:iCs/>
          <w:lang w:val="en-GB"/>
        </w:rPr>
        <w:t xml:space="preserve"> </w:t>
      </w:r>
      <w:r w:rsidRPr="00C56A98">
        <w:rPr>
          <w:rStyle w:val="None"/>
          <w:i/>
          <w:iCs/>
          <w:lang w:val="en-GB"/>
        </w:rPr>
        <w:t>sample</w:t>
      </w:r>
      <w:r w:rsidRPr="00C56A98">
        <w:rPr>
          <w:rStyle w:val="None"/>
          <w:lang w:val="en-GB"/>
        </w:rPr>
        <w:t xml:space="preserve"> model, we fitted a cost</w:t>
      </w:r>
      <w:ins w:id="106" w:author="Furl, Nicholas" w:date="2026-07-01T14:52:00Z" w16du:dateUtc="2026-07-01T13:52:00Z">
        <w:r w:rsidR="005D1FF4">
          <w:rPr>
            <w:rStyle w:val="None"/>
            <w:lang w:val="en-GB"/>
          </w:rPr>
          <w:t>-</w:t>
        </w:r>
      </w:ins>
      <w:del w:id="107" w:author="Furl, Nicholas" w:date="2026-07-01T14:52:00Z" w16du:dateUtc="2026-07-01T13:52:00Z">
        <w:r w:rsidRPr="00C56A98" w:rsidDel="005D1FF4">
          <w:rPr>
            <w:rStyle w:val="None"/>
            <w:lang w:val="en-GB"/>
          </w:rPr>
          <w:delText xml:space="preserve"> </w:delText>
        </w:r>
      </w:del>
      <w:r w:rsidRPr="00C56A98">
        <w:rPr>
          <w:rStyle w:val="None"/>
          <w:lang w:val="en-GB"/>
        </w:rPr>
        <w:t>t</w:t>
      </w:r>
      <w:ins w:id="108" w:author="Furl, Nicholas" w:date="2026-07-01T15:02:00Z" w16du:dateUtc="2026-07-01T14:02:00Z">
        <w:r w:rsidR="00D06AE9">
          <w:rPr>
            <w:rStyle w:val="None"/>
            <w:lang w:val="en-GB"/>
          </w:rPr>
          <w:t>o</w:t>
        </w:r>
      </w:ins>
      <w:ins w:id="109" w:author="Furl, Nicholas" w:date="2026-07-01T14:52:00Z" w16du:dateUtc="2026-07-01T13:52:00Z">
        <w:r w:rsidR="005D1FF4">
          <w:rPr>
            <w:rStyle w:val="None"/>
            <w:lang w:val="en-GB"/>
          </w:rPr>
          <w:t>-</w:t>
        </w:r>
      </w:ins>
      <w:del w:id="110" w:author="Furl, Nicholas" w:date="2026-07-01T14:52:00Z" w16du:dateUtc="2026-07-01T13:52:00Z">
        <w:r w:rsidRPr="00C56A98" w:rsidDel="005D1FF4">
          <w:rPr>
            <w:rStyle w:val="None"/>
            <w:lang w:val="en-GB"/>
          </w:rPr>
          <w:delText xml:space="preserve">o </w:delText>
        </w:r>
      </w:del>
      <w:r w:rsidRPr="00C56A98">
        <w:rPr>
          <w:rStyle w:val="None"/>
          <w:lang w:val="en-GB"/>
        </w:rPr>
        <w:t xml:space="preserve">sample parameter (See General Methods), which reflects how much reward participants subjectively associated with </w:t>
      </w:r>
      <w:r w:rsidR="00C56A98">
        <w:rPr>
          <w:rStyle w:val="None"/>
          <w:lang w:val="en-GB"/>
        </w:rPr>
        <w:t xml:space="preserve">the </w:t>
      </w:r>
      <w:r w:rsidRPr="00C56A98">
        <w:rPr>
          <w:rStyle w:val="None"/>
          <w:lang w:val="en-GB"/>
        </w:rPr>
        <w:t xml:space="preserve">sampling itself (the ground truth was that the </w:t>
      </w:r>
      <w:r w:rsidRPr="00C56A98">
        <w:rPr>
          <w:rStyle w:val="None"/>
          <w:lang w:val="en-GB"/>
        </w:rPr>
        <w:lastRenderedPageBreak/>
        <w:t xml:space="preserve">experiment neither charged nor rewarded sample-again decisions). </w:t>
      </w:r>
      <w:ins w:id="111" w:author="Furl, Nicholas" w:date="2026-07-01T14:53:00Z" w16du:dateUtc="2026-07-01T13:53:00Z">
        <w:r w:rsidR="00642B24">
          <w:rPr>
            <w:rStyle w:val="None"/>
            <w:lang w:val="en-GB"/>
          </w:rPr>
          <w:t xml:space="preserve">This parameter controls the sampling rate. </w:t>
        </w:r>
      </w:ins>
      <w:r w:rsidRPr="00C56A98">
        <w:rPr>
          <w:rStyle w:val="None"/>
          <w:lang w:val="en-GB"/>
        </w:rPr>
        <w:t xml:space="preserve">If participants embark on long searches because they perceive sampling to be intrinsically rewarding, we can expect negative values of this fitted parameter. Indeed, the facial attractiveness task (Furl et al., 2019) resembles seemingly addictive dating apps like Tinder, where some users may enjoy evaluating potential mates. Alternatively, in the </w:t>
      </w:r>
      <w:r w:rsidRPr="00C56A98">
        <w:rPr>
          <w:rStyle w:val="None"/>
          <w:i/>
          <w:iCs/>
          <w:lang w:val="en-GB"/>
        </w:rPr>
        <w:t>biased prior</w:t>
      </w:r>
      <w:r w:rsidRPr="00C56A98">
        <w:rPr>
          <w:rStyle w:val="None"/>
          <w:lang w:val="en-GB"/>
        </w:rPr>
        <w:t xml:space="preserve"> model, the free parameter is a constant added to the mean of the prior generating distribution. Positive values of this parameter lengthen sampling rates, because the model</w:t>
      </w:r>
      <w:ins w:id="112" w:author="Furl, Nicholas" w:date="2026-07-01T14:54:00Z" w16du:dateUtc="2026-07-01T13:54:00Z">
        <w:r w:rsidR="00642B24">
          <w:rPr>
            <w:rStyle w:val="None"/>
            <w:lang w:val="en-GB"/>
          </w:rPr>
          <w:t xml:space="preserve"> then expects upcoming options to be more valuable, leading the agent to hold out for these expected high value options.</w:t>
        </w:r>
      </w:ins>
      <w:ins w:id="113" w:author="Furl, Nicholas" w:date="2026-07-01T15:53:00Z" w16du:dateUtc="2026-07-01T14:53:00Z">
        <w:r w:rsidR="000868AF" w:rsidRPr="000868AF">
          <w:t xml:space="preserve"> </w:t>
        </w:r>
        <w:r w:rsidR="000868AF" w:rsidRPr="000868AF">
          <w:rPr>
            <w:rStyle w:val="None"/>
            <w:lang w:val="en-GB"/>
          </w:rPr>
          <w:t>In this paper, we use “optimistic” to refer to model expectations of future option values that are higher than warranted by the ground-truth benchmark, and “pessimistic” to refer to expectations that are lower than warranted by that benchmark.</w:t>
        </w:r>
      </w:ins>
    </w:p>
    <w:p w14:paraId="19B0E6F5" w14:textId="12BBC911" w:rsidR="00F7085F" w:rsidRPr="00C56A98" w:rsidRDefault="00000000" w:rsidP="00D06AE9">
      <w:pPr>
        <w:pStyle w:val="BodyA"/>
        <w:spacing w:line="480" w:lineRule="auto"/>
        <w:ind w:firstLine="720"/>
        <w:rPr>
          <w:rStyle w:val="None"/>
          <w:lang w:val="en-GB"/>
        </w:rPr>
      </w:pPr>
      <w:del w:id="114" w:author="Furl, Nicholas" w:date="2026-07-01T14:54:00Z" w16du:dateUtc="2026-07-01T13:54:00Z">
        <w:r w:rsidRPr="00C56A98" w:rsidDel="00642B24">
          <w:rPr>
            <w:rStyle w:val="None"/>
            <w:lang w:val="en-GB"/>
          </w:rPr>
          <w:delText xml:space="preserve"> develops increasingly optimistic expectations about future option values. </w:delText>
        </w:r>
      </w:del>
      <w:r w:rsidRPr="00C56A98">
        <w:rPr>
          <w:rStyle w:val="None"/>
          <w:lang w:val="en-GB"/>
        </w:rPr>
        <w:t xml:space="preserve">Lastly, we considered a </w:t>
      </w:r>
      <w:r w:rsidRPr="00C56A98">
        <w:rPr>
          <w:rStyle w:val="None"/>
          <w:i/>
          <w:iCs/>
          <w:lang w:val="en-GB"/>
        </w:rPr>
        <w:t>cut off model</w:t>
      </w:r>
      <w:ins w:id="115" w:author="Furl, Nicholas" w:date="2026-07-01T15:39:00Z" w16du:dateUtc="2026-07-01T14:39:00Z">
        <w:r w:rsidR="000A3DA3">
          <w:rPr>
            <w:rStyle w:val="None"/>
            <w:lang w:val="en-GB"/>
          </w:rPr>
          <w:t xml:space="preserve"> – the optimal solution to a </w:t>
        </w:r>
      </w:ins>
      <w:del w:id="116" w:author="Furl, Nicholas" w:date="2026-07-01T15:39:00Z" w16du:dateUtc="2026-07-01T14:39:00Z">
        <w:r w:rsidRPr="00C56A98" w:rsidDel="000A3DA3">
          <w:rPr>
            <w:rStyle w:val="None"/>
            <w:lang w:val="en-GB"/>
          </w:rPr>
          <w:delText xml:space="preserve">, </w:delText>
        </w:r>
      </w:del>
      <w:del w:id="117" w:author="Furl, Nicholas" w:date="2026-07-01T15:37:00Z" w16du:dateUtc="2026-07-01T14:37:00Z">
        <w:r w:rsidRPr="00C56A98" w:rsidDel="000A3DA3">
          <w:rPr>
            <w:rStyle w:val="None"/>
            <w:lang w:val="en-GB"/>
          </w:rPr>
          <w:delText xml:space="preserve">which is a parameterisation of the ground truth benchmark for </w:delText>
        </w:r>
      </w:del>
      <w:del w:id="118" w:author="Furl, Nicholas" w:date="2026-07-01T15:38:00Z" w16du:dateUtc="2026-07-01T14:38:00Z">
        <w:r w:rsidRPr="00C56A98" w:rsidDel="000A3DA3">
          <w:rPr>
            <w:rStyle w:val="None"/>
            <w:lang w:val="en-GB"/>
          </w:rPr>
          <w:delText>a</w:delText>
        </w:r>
      </w:del>
      <w:del w:id="119" w:author="Furl, Nicholas" w:date="2026-07-01T15:39:00Z" w16du:dateUtc="2026-07-01T14:39:00Z">
        <w:r w:rsidRPr="00C56A98" w:rsidDel="000A3DA3">
          <w:rPr>
            <w:rStyle w:val="None"/>
            <w:lang w:val="en-GB"/>
          </w:rPr>
          <w:delText xml:space="preserve"> </w:delText>
        </w:r>
      </w:del>
      <w:r w:rsidRPr="00C56A98">
        <w:rPr>
          <w:rStyle w:val="None"/>
          <w:lang w:val="en-GB"/>
        </w:rPr>
        <w:t xml:space="preserve">distinct, but </w:t>
      </w:r>
      <w:del w:id="120" w:author="Furl, Nicholas" w:date="2026-07-01T15:37:00Z" w16du:dateUtc="2026-07-01T14:37:00Z">
        <w:r w:rsidRPr="00C56A98" w:rsidDel="000A3DA3">
          <w:rPr>
            <w:rStyle w:val="None"/>
            <w:lang w:val="en-GB"/>
          </w:rPr>
          <w:delText xml:space="preserve">closely </w:delText>
        </w:r>
      </w:del>
      <w:r w:rsidRPr="00C56A98">
        <w:rPr>
          <w:rStyle w:val="None"/>
          <w:lang w:val="en-GB"/>
        </w:rPr>
        <w:t xml:space="preserve">related sequential decision problem </w:t>
      </w:r>
      <w:ins w:id="121" w:author="Furl, Nicholas" w:date="2026-07-01T14:55:00Z" w16du:dateUtc="2026-07-01T13:55:00Z">
        <w:r w:rsidR="00D06AE9">
          <w:rPr>
            <w:rStyle w:val="None"/>
            <w:lang w:val="en-GB"/>
          </w:rPr>
          <w:t>known as the “secretary</w:t>
        </w:r>
      </w:ins>
      <w:ins w:id="122" w:author="Furl, Nicholas" w:date="2026-07-01T15:37:00Z" w16du:dateUtc="2026-07-01T14:37:00Z">
        <w:r w:rsidR="000A3DA3">
          <w:rPr>
            <w:rStyle w:val="None"/>
            <w:lang w:val="en-GB"/>
          </w:rPr>
          <w:t xml:space="preserve"> </w:t>
        </w:r>
      </w:ins>
      <w:ins w:id="123" w:author="Furl, Nicholas" w:date="2026-07-01T14:55:00Z" w16du:dateUtc="2026-07-01T13:55:00Z">
        <w:r w:rsidR="00D06AE9">
          <w:rPr>
            <w:rStyle w:val="None"/>
            <w:lang w:val="en-GB"/>
          </w:rPr>
          <w:t>problem</w:t>
        </w:r>
      </w:ins>
      <w:ins w:id="124" w:author="Furl, Nicholas" w:date="2026-07-01T15:37:00Z" w16du:dateUtc="2026-07-01T14:37:00Z">
        <w:r w:rsidR="000A3DA3">
          <w:rPr>
            <w:rStyle w:val="None"/>
            <w:lang w:val="en-GB"/>
          </w:rPr>
          <w:t>”</w:t>
        </w:r>
      </w:ins>
      <w:ins w:id="125" w:author="Furl, Nicholas" w:date="2026-07-01T15:39:00Z" w16du:dateUtc="2026-07-01T14:39:00Z">
        <w:r w:rsidR="000A3DA3">
          <w:rPr>
            <w:rStyle w:val="None"/>
            <w:lang w:val="en-GB"/>
          </w:rPr>
          <w:t>, derived by mathematical proof</w:t>
        </w:r>
      </w:ins>
      <w:ins w:id="126" w:author="Furl, Nicholas" w:date="2026-07-01T14:55:00Z" w16du:dateUtc="2026-07-01T13:55:00Z">
        <w:r w:rsidR="00D06AE9">
          <w:rPr>
            <w:rStyle w:val="None"/>
            <w:lang w:val="en-GB"/>
          </w:rPr>
          <w:t xml:space="preserve"> </w:t>
        </w:r>
      </w:ins>
      <w:r w:rsidRPr="00C56A98">
        <w:rPr>
          <w:rStyle w:val="None"/>
          <w:lang w:val="en-GB"/>
        </w:rPr>
        <w:t>(Ferguson, 198</w:t>
      </w:r>
      <w:ins w:id="127" w:author="Furl, Nicholas" w:date="2026-07-01T15:55:00Z" w16du:dateUtc="2026-07-01T14:55:00Z">
        <w:r w:rsidR="00EE4E6B">
          <w:rPr>
            <w:rStyle w:val="None"/>
            <w:lang w:val="en-GB"/>
          </w:rPr>
          <w:t>9</w:t>
        </w:r>
      </w:ins>
      <w:del w:id="128" w:author="Furl, Nicholas" w:date="2026-07-01T15:55:00Z" w16du:dateUtc="2026-07-01T14:55:00Z">
        <w:r w:rsidRPr="00C56A98" w:rsidDel="00EE4E6B">
          <w:rPr>
            <w:rStyle w:val="None"/>
            <w:lang w:val="en-GB"/>
          </w:rPr>
          <w:delText>6</w:delText>
        </w:r>
      </w:del>
      <w:r w:rsidRPr="00C56A98">
        <w:rPr>
          <w:rStyle w:val="None"/>
          <w:lang w:val="en-GB"/>
        </w:rPr>
        <w:t>; Freeman, 1983</w:t>
      </w:r>
      <w:ins w:id="129" w:author="Furl, Nicholas" w:date="2026-07-01T15:40:00Z" w16du:dateUtc="2026-07-01T14:40:00Z">
        <w:r w:rsidR="000A3DA3">
          <w:rPr>
            <w:rStyle w:val="None"/>
            <w:lang w:val="en-GB"/>
          </w:rPr>
          <w:t>; Gilbert &amp; Mosteller, 1966</w:t>
        </w:r>
      </w:ins>
      <w:r w:rsidRPr="00C56A98">
        <w:rPr>
          <w:rStyle w:val="None"/>
          <w:lang w:val="en-GB"/>
        </w:rPr>
        <w:t xml:space="preserve">). </w:t>
      </w:r>
      <w:ins w:id="130" w:author="Furl, Nicholas" w:date="2026-07-01T14:56:00Z" w16du:dateUtc="2026-07-01T13:56:00Z">
        <w:r w:rsidR="00D06AE9">
          <w:rPr>
            <w:rStyle w:val="None"/>
            <w:lang w:val="en-GB"/>
          </w:rPr>
          <w:t>This solution does not involve any</w:t>
        </w:r>
      </w:ins>
      <w:ins w:id="131" w:author="Furl, Nicholas" w:date="2026-07-01T14:57:00Z" w16du:dateUtc="2026-07-01T13:57:00Z">
        <w:r w:rsidR="00D06AE9">
          <w:rPr>
            <w:rStyle w:val="None"/>
            <w:lang w:val="en-GB"/>
          </w:rPr>
          <w:t xml:space="preserve"> of the probabilistic belief mechanisms associated with our ground truth benchmark</w:t>
        </w:r>
      </w:ins>
      <w:ins w:id="132" w:author="Furl, Nicholas" w:date="2026-07-01T14:58:00Z" w16du:dateUtc="2026-07-01T13:58:00Z">
        <w:r w:rsidR="00D06AE9">
          <w:rPr>
            <w:rStyle w:val="None"/>
            <w:lang w:val="en-GB"/>
          </w:rPr>
          <w:t xml:space="preserve">, cost to sample or biased prior models. Instead, </w:t>
        </w:r>
      </w:ins>
      <w:ins w:id="133" w:author="Furl, Nicholas" w:date="2026-07-01T14:59:00Z" w16du:dateUtc="2026-07-01T13:59:00Z">
        <w:r w:rsidR="00D06AE9">
          <w:rPr>
            <w:rStyle w:val="None"/>
            <w:lang w:val="en-GB"/>
          </w:rPr>
          <w:t xml:space="preserve">the agent waits through </w:t>
        </w:r>
      </w:ins>
      <w:ins w:id="134" w:author="Furl, Nicholas" w:date="2026-07-01T15:38:00Z" w16du:dateUtc="2026-07-01T14:38:00Z">
        <w:r w:rsidR="000A3DA3">
          <w:rPr>
            <w:rStyle w:val="None"/>
            <w:lang w:val="en-GB"/>
          </w:rPr>
          <w:t xml:space="preserve">a “learning period” of </w:t>
        </w:r>
      </w:ins>
      <w:ins w:id="135" w:author="Furl, Nicholas" w:date="2026-07-01T15:05:00Z" w16du:dateUtc="2026-07-01T14:05:00Z">
        <w:r w:rsidR="00EE792D">
          <w:rPr>
            <w:rStyle w:val="None"/>
            <w:lang w:val="en-GB"/>
          </w:rPr>
          <w:t xml:space="preserve">several sequence positions, making </w:t>
        </w:r>
      </w:ins>
      <w:ins w:id="136" w:author="Furl, Nicholas" w:date="2026-07-01T14:59:00Z" w16du:dateUtc="2026-07-01T13:59:00Z">
        <w:r w:rsidR="00D06AE9">
          <w:rPr>
            <w:rStyle w:val="None"/>
            <w:lang w:val="en-GB"/>
          </w:rPr>
          <w:t>no choice</w:t>
        </w:r>
      </w:ins>
      <w:ins w:id="137" w:author="Furl, Nicholas" w:date="2026-07-01T15:38:00Z" w16du:dateUtc="2026-07-01T14:38:00Z">
        <w:r w:rsidR="000A3DA3">
          <w:rPr>
            <w:rStyle w:val="None"/>
            <w:lang w:val="en-GB"/>
          </w:rPr>
          <w:t xml:space="preserve"> </w:t>
        </w:r>
      </w:ins>
      <w:ins w:id="138" w:author="Furl, Nicholas" w:date="2026-07-01T15:06:00Z" w16du:dateUtc="2026-07-01T14:06:00Z">
        <w:r w:rsidR="00EE792D">
          <w:rPr>
            <w:rStyle w:val="None"/>
            <w:lang w:val="en-GB"/>
          </w:rPr>
          <w:t xml:space="preserve">and the highest ranked option encountered during this period becomes </w:t>
        </w:r>
      </w:ins>
      <w:ins w:id="139" w:author="Furl, Nicholas" w:date="2026-07-01T15:00:00Z" w16du:dateUtc="2026-07-01T14:00:00Z">
        <w:r w:rsidR="00D06AE9">
          <w:rPr>
            <w:rStyle w:val="None"/>
            <w:lang w:val="en-GB"/>
          </w:rPr>
          <w:t>the acceptance threshold</w:t>
        </w:r>
      </w:ins>
      <w:ins w:id="140" w:author="Furl, Nicholas" w:date="2026-07-01T15:06:00Z" w16du:dateUtc="2026-07-01T14:06:00Z">
        <w:r w:rsidR="00EE792D">
          <w:rPr>
            <w:rStyle w:val="None"/>
            <w:lang w:val="en-GB"/>
          </w:rPr>
          <w:t>.</w:t>
        </w:r>
      </w:ins>
      <w:ins w:id="141" w:author="Furl, Nicholas" w:date="2026-07-01T15:00:00Z" w16du:dateUtc="2026-07-01T14:00:00Z">
        <w:r w:rsidR="00D06AE9">
          <w:rPr>
            <w:rStyle w:val="None"/>
            <w:lang w:val="en-GB"/>
          </w:rPr>
          <w:t xml:space="preserve"> </w:t>
        </w:r>
      </w:ins>
      <w:del w:id="142" w:author="Furl, Nicholas" w:date="2026-07-01T15:00:00Z" w16du:dateUtc="2026-07-01T14:00:00Z">
        <w:r w:rsidRPr="00C56A98" w:rsidDel="00D06AE9">
          <w:rPr>
            <w:rStyle w:val="None"/>
            <w:lang w:val="en-GB"/>
          </w:rPr>
          <w:delText xml:space="preserve">This </w:delText>
        </w:r>
      </w:del>
      <w:ins w:id="143" w:author="Furl, Nicholas" w:date="2026-07-01T15:00:00Z" w16du:dateUtc="2026-07-01T14:00:00Z">
        <w:r w:rsidR="00D06AE9">
          <w:rPr>
            <w:rStyle w:val="None"/>
            <w:lang w:val="en-GB"/>
          </w:rPr>
          <w:t>As a</w:t>
        </w:r>
        <w:r w:rsidR="00D06AE9" w:rsidRPr="00C56A98">
          <w:rPr>
            <w:rStyle w:val="None"/>
            <w:lang w:val="en-GB"/>
          </w:rPr>
          <w:t xml:space="preserve"> </w:t>
        </w:r>
      </w:ins>
      <w:r w:rsidRPr="00C56A98">
        <w:rPr>
          <w:rStyle w:val="None"/>
          <w:lang w:val="en-GB"/>
        </w:rPr>
        <w:t>ground truth benchmark</w:t>
      </w:r>
      <w:ins w:id="144" w:author="Furl, Nicholas" w:date="2026-07-01T15:00:00Z" w16du:dateUtc="2026-07-01T14:00:00Z">
        <w:r w:rsidR="00D06AE9">
          <w:rPr>
            <w:rStyle w:val="None"/>
            <w:lang w:val="en-GB"/>
          </w:rPr>
          <w:t>, the cut off model is</w:t>
        </w:r>
      </w:ins>
      <w:del w:id="145" w:author="Furl, Nicholas" w:date="2026-07-01T15:00:00Z" w16du:dateUtc="2026-07-01T14:00:00Z">
        <w:r w:rsidRPr="00C56A98" w:rsidDel="00D06AE9">
          <w:rPr>
            <w:rStyle w:val="None"/>
            <w:lang w:val="en-GB"/>
          </w:rPr>
          <w:delText xml:space="preserve"> is </w:delText>
        </w:r>
      </w:del>
      <w:ins w:id="146" w:author="Furl, Nicholas" w:date="2026-07-01T15:00:00Z" w16du:dateUtc="2026-07-01T14:00:00Z">
        <w:r w:rsidR="00D06AE9">
          <w:rPr>
            <w:rStyle w:val="None"/>
            <w:lang w:val="en-GB"/>
          </w:rPr>
          <w:t xml:space="preserve"> </w:t>
        </w:r>
      </w:ins>
      <w:r w:rsidRPr="00C56A98">
        <w:rPr>
          <w:rStyle w:val="None"/>
          <w:lang w:val="en-GB"/>
        </w:rPr>
        <w:t xml:space="preserve">technically not </w:t>
      </w:r>
      <w:ins w:id="147" w:author="Furl, Nicholas" w:date="2026-07-01T15:01:00Z" w16du:dateUtc="2026-07-01T14:01:00Z">
        <w:r w:rsidR="00D06AE9">
          <w:rPr>
            <w:rStyle w:val="None"/>
            <w:lang w:val="en-GB"/>
          </w:rPr>
          <w:t xml:space="preserve">well-suited </w:t>
        </w:r>
      </w:ins>
      <w:ins w:id="148" w:author="Furl, Nicholas" w:date="2026-07-01T15:40:00Z" w16du:dateUtc="2026-07-01T14:40:00Z">
        <w:r w:rsidR="000A3DA3">
          <w:rPr>
            <w:rStyle w:val="None"/>
            <w:lang w:val="en-GB"/>
          </w:rPr>
          <w:t xml:space="preserve">to our tasks </w:t>
        </w:r>
      </w:ins>
      <w:ins w:id="149" w:author="Furl, Nicholas" w:date="2026-07-01T15:41:00Z" w16du:dateUtc="2026-07-01T14:41:00Z">
        <w:r w:rsidR="000A3DA3">
          <w:rPr>
            <w:rStyle w:val="None"/>
            <w:lang w:val="en-GB"/>
          </w:rPr>
          <w:t xml:space="preserve">because it makes </w:t>
        </w:r>
        <w:r w:rsidR="00B035F6">
          <w:rPr>
            <w:rStyle w:val="None"/>
            <w:lang w:val="en-GB"/>
          </w:rPr>
          <w:t>several</w:t>
        </w:r>
        <w:r w:rsidR="000A3DA3">
          <w:rPr>
            <w:rStyle w:val="None"/>
            <w:lang w:val="en-GB"/>
          </w:rPr>
          <w:t xml:space="preserve"> assumptions that do not hold in our task</w:t>
        </w:r>
      </w:ins>
      <w:del w:id="150" w:author="Furl, Nicholas" w:date="2026-07-01T15:01:00Z" w16du:dateUtc="2026-07-01T14:01:00Z">
        <w:r w:rsidRPr="00C56A98" w:rsidDel="00D06AE9">
          <w:rPr>
            <w:rStyle w:val="None"/>
            <w:lang w:val="en-GB"/>
          </w:rPr>
          <w:delText xml:space="preserve">the best optimality benchmark for </w:delText>
        </w:r>
      </w:del>
      <w:del w:id="151" w:author="Furl, Nicholas" w:date="2026-07-01T15:40:00Z" w16du:dateUtc="2026-07-01T14:40:00Z">
        <w:r w:rsidRPr="00C56A98" w:rsidDel="000A3DA3">
          <w:rPr>
            <w:rStyle w:val="None"/>
            <w:lang w:val="en-GB"/>
          </w:rPr>
          <w:delText>our task</w:delText>
        </w:r>
      </w:del>
      <w:del w:id="152" w:author="Furl, Nicholas" w:date="2026-07-01T15:01:00Z" w16du:dateUtc="2026-07-01T14:01:00Z">
        <w:r w:rsidRPr="00C56A98" w:rsidDel="00D06AE9">
          <w:rPr>
            <w:rStyle w:val="None"/>
            <w:lang w:val="en-GB"/>
          </w:rPr>
          <w:delText xml:space="preserve"> because, a</w:delText>
        </w:r>
      </w:del>
      <w:del w:id="153" w:author="Furl, Nicholas" w:date="2026-07-01T15:41:00Z" w16du:dateUtc="2026-07-01T14:41:00Z">
        <w:r w:rsidRPr="00C56A98" w:rsidDel="000A3DA3">
          <w:rPr>
            <w:rStyle w:val="None"/>
            <w:lang w:val="en-GB"/>
          </w:rPr>
          <w:delText xml:space="preserve">mong several reasons, </w:delText>
        </w:r>
      </w:del>
      <w:del w:id="154" w:author="Furl, Nicholas" w:date="2026-07-01T15:01:00Z" w16du:dateUtc="2026-07-01T14:01:00Z">
        <w:r w:rsidRPr="00C56A98" w:rsidDel="00D06AE9">
          <w:rPr>
            <w:rStyle w:val="None"/>
            <w:lang w:val="en-GB"/>
          </w:rPr>
          <w:delText xml:space="preserve">this </w:delText>
        </w:r>
      </w:del>
      <w:del w:id="155" w:author="Furl, Nicholas" w:date="2026-07-01T15:40:00Z" w16du:dateUtc="2026-07-01T14:40:00Z">
        <w:r w:rsidRPr="00C56A98" w:rsidDel="000A3DA3">
          <w:rPr>
            <w:rStyle w:val="None"/>
            <w:lang w:val="en-GB"/>
          </w:rPr>
          <w:delText>benchmark</w:delText>
        </w:r>
      </w:del>
      <w:del w:id="156" w:author="Furl, Nicholas" w:date="2026-07-01T15:41:00Z" w16du:dateUtc="2026-07-01T14:41:00Z">
        <w:r w:rsidRPr="00C56A98" w:rsidDel="000A3DA3">
          <w:rPr>
            <w:rStyle w:val="None"/>
            <w:lang w:val="en-GB"/>
          </w:rPr>
          <w:delText xml:space="preserve"> assumes participants only know options’ relative ranks and that participants are rewarded only by the highest-ranked options</w:delText>
        </w:r>
      </w:del>
      <w:r w:rsidRPr="00C56A98">
        <w:rPr>
          <w:rStyle w:val="None"/>
          <w:lang w:val="en-GB"/>
        </w:rPr>
        <w:t>. Nevertheless</w:t>
      </w:r>
      <w:del w:id="157" w:author="Furl, Nicholas" w:date="2026-07-01T15:41:00Z" w16du:dateUtc="2026-07-01T14:41:00Z">
        <w:r w:rsidRPr="00C56A98" w:rsidDel="00B035F6">
          <w:rPr>
            <w:rStyle w:val="None"/>
            <w:lang w:val="en-GB"/>
          </w:rPr>
          <w:delText xml:space="preserve">, instead of using it as a </w:delText>
        </w:r>
      </w:del>
      <w:del w:id="158" w:author="Furl, Nicholas" w:date="2026-07-01T15:02:00Z" w16du:dateUtc="2026-07-01T14:02:00Z">
        <w:r w:rsidRPr="00C56A98" w:rsidDel="00D06AE9">
          <w:rPr>
            <w:rStyle w:val="None"/>
            <w:lang w:val="en-GB"/>
          </w:rPr>
          <w:delText xml:space="preserve">performance </w:delText>
        </w:r>
      </w:del>
      <w:del w:id="159" w:author="Furl, Nicholas" w:date="2026-07-01T15:41:00Z" w16du:dateUtc="2026-07-01T14:41:00Z">
        <w:r w:rsidRPr="00C56A98" w:rsidDel="00B035F6">
          <w:rPr>
            <w:rStyle w:val="None"/>
            <w:lang w:val="en-GB"/>
          </w:rPr>
          <w:delText>benchmark</w:delText>
        </w:r>
      </w:del>
      <w:r w:rsidRPr="00C56A98">
        <w:rPr>
          <w:rStyle w:val="None"/>
          <w:lang w:val="en-GB"/>
        </w:rPr>
        <w:t xml:space="preserve">, we </w:t>
      </w:r>
      <w:del w:id="160" w:author="Furl, Nicholas" w:date="2026-07-01T15:41:00Z" w16du:dateUtc="2026-07-01T14:41:00Z">
        <w:r w:rsidRPr="00C56A98" w:rsidDel="00B035F6">
          <w:rPr>
            <w:rStyle w:val="None"/>
            <w:lang w:val="en-GB"/>
          </w:rPr>
          <w:delText xml:space="preserve">consider </w:delText>
        </w:r>
      </w:del>
      <w:ins w:id="161" w:author="Furl, Nicholas" w:date="2026-07-01T15:41:00Z" w16du:dateUtc="2026-07-01T14:41:00Z">
        <w:r w:rsidR="00B035F6">
          <w:rPr>
            <w:rStyle w:val="None"/>
            <w:lang w:val="en-GB"/>
          </w:rPr>
          <w:t>posit</w:t>
        </w:r>
        <w:r w:rsidR="00B035F6" w:rsidRPr="00C56A98">
          <w:rPr>
            <w:rStyle w:val="None"/>
            <w:lang w:val="en-GB"/>
          </w:rPr>
          <w:t xml:space="preserve"> </w:t>
        </w:r>
      </w:ins>
      <w:r w:rsidRPr="00C56A98">
        <w:rPr>
          <w:rStyle w:val="None"/>
          <w:lang w:val="en-GB"/>
        </w:rPr>
        <w:t xml:space="preserve">a parameterised version of it as a </w:t>
      </w:r>
      <w:del w:id="162" w:author="Furl, Nicholas" w:date="2026-07-01T15:41:00Z" w16du:dateUtc="2026-07-01T14:41:00Z">
        <w:r w:rsidRPr="00C56A98" w:rsidDel="00B035F6">
          <w:rPr>
            <w:rStyle w:val="None"/>
            <w:lang w:val="en-GB"/>
          </w:rPr>
          <w:delText xml:space="preserve">potential </w:delText>
        </w:r>
      </w:del>
      <w:r w:rsidRPr="00C56A98">
        <w:rPr>
          <w:rStyle w:val="None"/>
          <w:lang w:val="en-GB"/>
        </w:rPr>
        <w:t>psychological “heuristic</w:t>
      </w:r>
      <w:r w:rsidR="00516DB7" w:rsidRPr="00C56A98">
        <w:rPr>
          <w:rStyle w:val="None"/>
          <w:lang w:val="en-GB"/>
        </w:rPr>
        <w:t>.”</w:t>
      </w:r>
      <w:r w:rsidRPr="00C56A98">
        <w:rPr>
          <w:rStyle w:val="None"/>
          <w:lang w:val="en-GB"/>
        </w:rPr>
        <w:t xml:space="preserve"> Todd and Miller (1999) </w:t>
      </w:r>
      <w:del w:id="163" w:author="Furl, Nicholas" w:date="2026-07-01T15:10:00Z" w16du:dateUtc="2026-07-01T14:10:00Z">
        <w:r w:rsidRPr="00C56A98" w:rsidDel="00C730B2">
          <w:rPr>
            <w:rStyle w:val="None"/>
            <w:lang w:val="en-GB"/>
          </w:rPr>
          <w:delText xml:space="preserve">claim </w:delText>
        </w:r>
      </w:del>
      <w:ins w:id="164" w:author="Furl, Nicholas" w:date="2026-07-01T15:10:00Z" w16du:dateUtc="2026-07-01T14:10:00Z">
        <w:r w:rsidR="00C730B2">
          <w:rPr>
            <w:rStyle w:val="None"/>
            <w:lang w:val="en-GB"/>
          </w:rPr>
          <w:t>propose</w:t>
        </w:r>
        <w:r w:rsidR="00C730B2" w:rsidRPr="00C56A98">
          <w:rPr>
            <w:rStyle w:val="None"/>
            <w:lang w:val="en-GB"/>
          </w:rPr>
          <w:t xml:space="preserve"> </w:t>
        </w:r>
      </w:ins>
      <w:r w:rsidRPr="00C56A98">
        <w:rPr>
          <w:rStyle w:val="None"/>
          <w:lang w:val="en-GB"/>
        </w:rPr>
        <w:t xml:space="preserve">that the cut off model’s more simple computations are compatible with putative human cognitive limitations and, further, it “satisfices” even when </w:t>
      </w:r>
      <w:del w:id="165" w:author="Furl, Nicholas" w:date="2026-07-01T15:09:00Z" w16du:dateUtc="2026-07-01T14:09:00Z">
        <w:r w:rsidRPr="00C56A98" w:rsidDel="005F6190">
          <w:rPr>
            <w:rStyle w:val="None"/>
            <w:lang w:val="en-GB"/>
          </w:rPr>
          <w:delText xml:space="preserve">its </w:delText>
        </w:r>
      </w:del>
      <w:ins w:id="166" w:author="Furl, Nicholas" w:date="2026-07-01T15:09:00Z" w16du:dateUtc="2026-07-01T14:09:00Z">
        <w:r w:rsidR="005F6190">
          <w:rPr>
            <w:rStyle w:val="None"/>
            <w:lang w:val="en-GB"/>
          </w:rPr>
          <w:t>the restrictive</w:t>
        </w:r>
        <w:r w:rsidR="005F6190" w:rsidRPr="00C56A98">
          <w:rPr>
            <w:rStyle w:val="None"/>
            <w:lang w:val="en-GB"/>
          </w:rPr>
          <w:t xml:space="preserve"> </w:t>
        </w:r>
      </w:ins>
      <w:r w:rsidRPr="00C56A98">
        <w:rPr>
          <w:rStyle w:val="None"/>
          <w:lang w:val="en-GB"/>
        </w:rPr>
        <w:t xml:space="preserve">assumptions </w:t>
      </w:r>
      <w:ins w:id="167" w:author="Furl, Nicholas" w:date="2026-07-01T15:10:00Z" w16du:dateUtc="2026-07-01T14:10:00Z">
        <w:r w:rsidR="005F6190">
          <w:rPr>
            <w:rStyle w:val="None"/>
            <w:lang w:val="en-GB"/>
          </w:rPr>
          <w:t xml:space="preserve">of the secretary problem </w:t>
        </w:r>
      </w:ins>
      <w:r w:rsidRPr="00C56A98">
        <w:rPr>
          <w:rStyle w:val="None"/>
          <w:lang w:val="en-GB"/>
        </w:rPr>
        <w:t xml:space="preserve">are relaxed. </w:t>
      </w:r>
      <w:del w:id="168" w:author="Furl, Nicholas" w:date="2026-07-01T15:10:00Z" w16du:dateUtc="2026-07-01T14:10:00Z">
        <w:r w:rsidRPr="00C56A98" w:rsidDel="00C730B2">
          <w:rPr>
            <w:rStyle w:val="None"/>
            <w:lang w:val="en-GB"/>
          </w:rPr>
          <w:delText xml:space="preserve">During a “learning period” that lasts until a specific cut off sequence position (the free parameter), the heuristic refrains from choice. After the cut off, the choice threshold becomes fixed at the best value observed so far. Longer searches would be associated with later cut offs. </w:delText>
        </w:r>
      </w:del>
      <w:ins w:id="169" w:author="Furl, Nicholas" w:date="2026-07-01T15:10:00Z" w16du:dateUtc="2026-07-01T14:10:00Z">
        <w:r w:rsidR="00C730B2">
          <w:rPr>
            <w:rStyle w:val="None"/>
            <w:lang w:val="en-GB"/>
          </w:rPr>
          <w:t>Here, we parameterise th</w:t>
        </w:r>
      </w:ins>
      <w:ins w:id="170" w:author="Furl, Nicholas" w:date="2026-07-01T15:11:00Z" w16du:dateUtc="2026-07-01T14:11:00Z">
        <w:r w:rsidR="00C730B2">
          <w:rPr>
            <w:rStyle w:val="None"/>
            <w:lang w:val="en-GB"/>
          </w:rPr>
          <w:t>e cut off value, which determines the sequence position ending the learning period, such that higher cut off values lengthen sampling rates and shorter cut off values lower sampling rates.</w:t>
        </w:r>
      </w:ins>
    </w:p>
    <w:p w14:paraId="3298F676" w14:textId="3D0C9AF1" w:rsidR="00F7085F" w:rsidRPr="00C56A98" w:rsidRDefault="000F48FF" w:rsidP="000F48FF">
      <w:pPr>
        <w:pStyle w:val="BodyA"/>
        <w:spacing w:line="480" w:lineRule="auto"/>
        <w:ind w:firstLine="720"/>
        <w:rPr>
          <w:rStyle w:val="None"/>
          <w:lang w:val="en-GB"/>
        </w:rPr>
      </w:pPr>
      <w:ins w:id="171" w:author="Furl, Nicholas" w:date="2026-07-01T15:16:00Z" w16du:dateUtc="2026-07-01T14:16:00Z">
        <w:r>
          <w:rPr>
            <w:rStyle w:val="None"/>
            <w:lang w:val="en-GB"/>
          </w:rPr>
          <w:lastRenderedPageBreak/>
          <w:t>O</w:t>
        </w:r>
      </w:ins>
      <w:ins w:id="172" w:author="Furl, Nicholas" w:date="2026-07-01T15:52:00Z" w16du:dateUtc="2026-07-01T14:52:00Z">
        <w:r w:rsidR="00734D9D">
          <w:rPr>
            <w:rStyle w:val="None"/>
            <w:lang w:val="en-GB"/>
          </w:rPr>
          <w:t>u</w:t>
        </w:r>
      </w:ins>
      <w:ins w:id="173" w:author="Furl, Nicholas" w:date="2026-07-01T15:16:00Z" w16du:dateUtc="2026-07-01T14:16:00Z">
        <w:r>
          <w:rPr>
            <w:rStyle w:val="None"/>
            <w:lang w:val="en-GB"/>
          </w:rPr>
          <w:t>r central interest in the current study is</w:t>
        </w:r>
      </w:ins>
      <w:ins w:id="174" w:author="Furl, Nicholas" w:date="2026-07-01T15:17:00Z" w16du:dateUtc="2026-07-01T14:17:00Z">
        <w:r>
          <w:rPr>
            <w:rStyle w:val="None"/>
            <w:lang w:val="en-GB"/>
          </w:rPr>
          <w:t xml:space="preserve"> whether the biased prior model </w:t>
        </w:r>
      </w:ins>
      <w:ins w:id="175" w:author="Furl, Nicholas" w:date="2026-07-01T15:18:00Z" w16du:dateUtc="2026-07-01T14:18:00Z">
        <w:r>
          <w:rPr>
            <w:rStyle w:val="None"/>
            <w:lang w:val="en-GB"/>
          </w:rPr>
          <w:t>contributes</w:t>
        </w:r>
      </w:ins>
      <w:ins w:id="176" w:author="Furl, Nicholas" w:date="2026-07-01T15:17:00Z" w16du:dateUtc="2026-07-01T14:17:00Z">
        <w:r>
          <w:rPr>
            <w:rStyle w:val="None"/>
            <w:lang w:val="en-GB"/>
          </w:rPr>
          <w:t xml:space="preserve"> to participant choice when they are oversampling on </w:t>
        </w:r>
      </w:ins>
      <w:ins w:id="177" w:author="Furl, Nicholas" w:date="2026-07-01T15:18:00Z" w16du:dateUtc="2026-07-01T14:18:00Z">
        <w:r>
          <w:rPr>
            <w:rStyle w:val="None"/>
            <w:lang w:val="en-GB"/>
          </w:rPr>
          <w:t>image-based</w:t>
        </w:r>
      </w:ins>
      <w:ins w:id="178" w:author="Furl, Nicholas" w:date="2026-07-01T15:17:00Z" w16du:dateUtc="2026-07-01T14:17:00Z">
        <w:r>
          <w:rPr>
            <w:rStyle w:val="None"/>
            <w:lang w:val="en-GB"/>
          </w:rPr>
          <w:t xml:space="preserve"> tasks. </w:t>
        </w:r>
      </w:ins>
      <w:ins w:id="179" w:author="Furl, Nicholas" w:date="2026-07-01T15:18:00Z" w16du:dateUtc="2026-07-01T14:18:00Z">
        <w:r>
          <w:rPr>
            <w:rStyle w:val="None"/>
            <w:lang w:val="en-GB"/>
          </w:rPr>
          <w:t xml:space="preserve">That is, could participants be </w:t>
        </w:r>
      </w:ins>
      <w:ins w:id="180" w:author="Furl, Nicholas" w:date="2026-07-01T15:19:00Z" w16du:dateUtc="2026-07-01T14:19:00Z">
        <w:r>
          <w:rPr>
            <w:rStyle w:val="None"/>
            <w:lang w:val="en-GB"/>
          </w:rPr>
          <w:t>searching too long because they have overly high expectations about the value of upcoming options?</w:t>
        </w:r>
      </w:ins>
      <w:ins w:id="181" w:author="Furl, Nicholas" w:date="2026-07-01T15:18:00Z" w16du:dateUtc="2026-07-01T14:18:00Z">
        <w:r>
          <w:rPr>
            <w:rStyle w:val="None"/>
            <w:lang w:val="en-GB"/>
          </w:rPr>
          <w:t xml:space="preserve"> </w:t>
        </w:r>
      </w:ins>
      <w:ins w:id="182" w:author="Furl, Nicholas" w:date="2026-07-01T15:19:00Z" w16du:dateUtc="2026-07-01T14:19:00Z">
        <w:r>
          <w:rPr>
            <w:rStyle w:val="None"/>
            <w:lang w:val="en-GB"/>
          </w:rPr>
          <w:t xml:space="preserve"> Th</w:t>
        </w:r>
      </w:ins>
      <w:ins w:id="183" w:author="Furl, Nicholas" w:date="2026-07-01T15:56:00Z" w16du:dateUtc="2026-07-01T14:56:00Z">
        <w:r w:rsidR="00EE4E6B">
          <w:rPr>
            <w:rStyle w:val="None"/>
            <w:lang w:val="en-GB"/>
          </w:rPr>
          <w:t xml:space="preserve">is </w:t>
        </w:r>
      </w:ins>
      <w:ins w:id="184" w:author="Furl, Nicholas" w:date="2026-07-01T15:57:00Z" w16du:dateUtc="2026-07-01T14:57:00Z">
        <w:r w:rsidR="00EE4E6B">
          <w:rPr>
            <w:rStyle w:val="None"/>
            <w:lang w:val="en-GB"/>
          </w:rPr>
          <w:t>hypothesis</w:t>
        </w:r>
      </w:ins>
      <w:ins w:id="185" w:author="Furl, Nicholas" w:date="2026-07-01T15:56:00Z" w16du:dateUtc="2026-07-01T14:56:00Z">
        <w:r w:rsidR="00EE4E6B">
          <w:rPr>
            <w:rStyle w:val="None"/>
            <w:lang w:val="en-GB"/>
          </w:rPr>
          <w:t xml:space="preserve"> is motivated by previous work</w:t>
        </w:r>
      </w:ins>
      <w:ins w:id="186" w:author="Furl, Nicholas" w:date="2026-07-01T15:19:00Z" w16du:dateUtc="2026-07-01T14:19:00Z">
        <w:r>
          <w:rPr>
            <w:rStyle w:val="None"/>
            <w:lang w:val="en-GB"/>
          </w:rPr>
          <w:t xml:space="preserve"> </w:t>
        </w:r>
      </w:ins>
      <w:ins w:id="187" w:author="Furl, Nicholas" w:date="2026-07-01T15:20:00Z" w16du:dateUtc="2026-07-01T14:20:00Z">
        <w:r w:rsidRPr="00C56A98">
          <w:rPr>
            <w:rStyle w:val="None"/>
            <w:lang w:val="en-GB"/>
          </w:rPr>
          <w:t>(van de Wouw et al., 2024)</w:t>
        </w:r>
      </w:ins>
      <w:ins w:id="188" w:author="Furl, Nicholas" w:date="2026-07-01T15:57:00Z" w16du:dateUtc="2026-07-01T14:57:00Z">
        <w:r w:rsidR="00EE4E6B">
          <w:rPr>
            <w:rStyle w:val="None"/>
            <w:lang w:val="en-GB"/>
          </w:rPr>
          <w:t xml:space="preserve"> showing that </w:t>
        </w:r>
      </w:ins>
      <w:ins w:id="189" w:author="Furl, Nicholas" w:date="2026-07-01T15:19:00Z" w16du:dateUtc="2026-07-01T14:19:00Z">
        <w:r>
          <w:rPr>
            <w:rStyle w:val="None"/>
            <w:lang w:val="en-GB"/>
          </w:rPr>
          <w:t xml:space="preserve">the biased prior model </w:t>
        </w:r>
      </w:ins>
      <w:ins w:id="190" w:author="Furl, Nicholas" w:date="2026-07-01T15:20:00Z" w16du:dateUtc="2026-07-01T14:20:00Z">
        <w:r>
          <w:rPr>
            <w:rStyle w:val="None"/>
            <w:lang w:val="en-GB"/>
          </w:rPr>
          <w:t>best-explained participants’ biased sampling behaviour on</w:t>
        </w:r>
      </w:ins>
      <w:ins w:id="191" w:author="Furl, Nicholas" w:date="2026-07-01T15:21:00Z" w16du:dateUtc="2026-07-01T14:21:00Z">
        <w:r>
          <w:rPr>
            <w:rStyle w:val="None"/>
            <w:lang w:val="en-GB"/>
          </w:rPr>
          <w:t xml:space="preserve"> </w:t>
        </w:r>
      </w:ins>
      <w:ins w:id="192" w:author="Furl, Nicholas" w:date="2026-07-01T15:20:00Z" w16du:dateUtc="2026-07-01T14:20:00Z">
        <w:r>
          <w:rPr>
            <w:rStyle w:val="None"/>
            <w:lang w:val="en-GB"/>
          </w:rPr>
          <w:t>seque</w:t>
        </w:r>
      </w:ins>
      <w:ins w:id="193" w:author="Furl, Nicholas" w:date="2026-07-01T15:21:00Z" w16du:dateUtc="2026-07-01T14:21:00Z">
        <w:r>
          <w:rPr>
            <w:rStyle w:val="None"/>
            <w:lang w:val="en-GB"/>
          </w:rPr>
          <w:t>ntial choice</w:t>
        </w:r>
      </w:ins>
      <w:ins w:id="194" w:author="Furl, Nicholas" w:date="2026-07-01T15:22:00Z" w16du:dateUtc="2026-07-01T14:22:00Z">
        <w:r>
          <w:rPr>
            <w:rStyle w:val="None"/>
            <w:lang w:val="en-GB"/>
          </w:rPr>
          <w:t xml:space="preserve"> task </w:t>
        </w:r>
      </w:ins>
      <w:ins w:id="195" w:author="Furl, Nicholas" w:date="2026-07-01T15:48:00Z" w16du:dateUtc="2026-07-01T14:48:00Z">
        <w:r w:rsidR="00EF69F0">
          <w:rPr>
            <w:rStyle w:val="None"/>
            <w:lang w:val="en-GB"/>
          </w:rPr>
          <w:t>for</w:t>
        </w:r>
      </w:ins>
      <w:ins w:id="196" w:author="Furl, Nicholas" w:date="2026-07-01T15:23:00Z" w16du:dateUtc="2026-07-01T14:23:00Z">
        <w:r>
          <w:rPr>
            <w:rStyle w:val="None"/>
            <w:lang w:val="en-GB"/>
          </w:rPr>
          <w:t xml:space="preserve"> economic</w:t>
        </w:r>
      </w:ins>
      <w:ins w:id="197" w:author="Furl, Nicholas" w:date="2026-07-01T15:48:00Z" w16du:dateUtc="2026-07-01T14:48:00Z">
        <w:r w:rsidR="00EF69F0">
          <w:rPr>
            <w:rStyle w:val="None"/>
            <w:lang w:val="en-GB"/>
          </w:rPr>
          <w:t xml:space="preserve"> decisions</w:t>
        </w:r>
      </w:ins>
      <w:ins w:id="198" w:author="Furl, Nicholas" w:date="2026-07-01T15:21:00Z" w16du:dateUtc="2026-07-01T14:21:00Z">
        <w:r>
          <w:rPr>
            <w:rStyle w:val="None"/>
            <w:lang w:val="en-GB"/>
          </w:rPr>
          <w:t xml:space="preserve">. </w:t>
        </w:r>
      </w:ins>
      <w:r w:rsidRPr="00C56A98">
        <w:rPr>
          <w:rStyle w:val="None"/>
          <w:lang w:val="en-GB"/>
        </w:rPr>
        <w:t xml:space="preserve">In </w:t>
      </w:r>
      <w:del w:id="199" w:author="Furl, Nicholas" w:date="2026-07-01T15:21:00Z" w16du:dateUtc="2026-07-01T14:21:00Z">
        <w:r w:rsidRPr="00C56A98" w:rsidDel="000F48FF">
          <w:rPr>
            <w:rStyle w:val="None"/>
            <w:lang w:val="en-GB"/>
          </w:rPr>
          <w:delText>a previous study</w:delText>
        </w:r>
      </w:del>
      <w:ins w:id="200" w:author="Furl, Nicholas" w:date="2026-07-01T15:21:00Z" w16du:dateUtc="2026-07-01T14:21:00Z">
        <w:r>
          <w:rPr>
            <w:rStyle w:val="None"/>
            <w:lang w:val="en-GB"/>
          </w:rPr>
          <w:t>this work</w:t>
        </w:r>
      </w:ins>
      <w:del w:id="201" w:author="Furl, Nicholas" w:date="2026-07-01T15:20:00Z" w16du:dateUtc="2026-07-01T14:20:00Z">
        <w:r w:rsidRPr="00C56A98" w:rsidDel="000F48FF">
          <w:rPr>
            <w:rStyle w:val="None"/>
            <w:lang w:val="en-GB"/>
          </w:rPr>
          <w:delText xml:space="preserve"> (van de Wouw et al., 2024)</w:delText>
        </w:r>
      </w:del>
      <w:r w:rsidRPr="00C56A98">
        <w:rPr>
          <w:rStyle w:val="None"/>
          <w:lang w:val="en-GB"/>
        </w:rPr>
        <w:t xml:space="preserve">, all </w:t>
      </w:r>
      <w:del w:id="202" w:author="Furl, Nicholas" w:date="2026-07-01T15:21:00Z" w16du:dateUtc="2026-07-01T14:21:00Z">
        <w:r w:rsidRPr="00C56A98" w:rsidDel="000F48FF">
          <w:rPr>
            <w:rStyle w:val="None"/>
            <w:lang w:val="en-GB"/>
          </w:rPr>
          <w:delText xml:space="preserve">these </w:delText>
        </w:r>
      </w:del>
      <w:ins w:id="203" w:author="Furl, Nicholas" w:date="2026-07-01T15:21:00Z" w16du:dateUtc="2026-07-01T14:21:00Z">
        <w:r>
          <w:rPr>
            <w:rStyle w:val="None"/>
            <w:lang w:val="en-GB"/>
          </w:rPr>
          <w:t xml:space="preserve">three </w:t>
        </w:r>
      </w:ins>
      <w:proofErr w:type="gramStart"/>
      <w:ins w:id="204" w:author="Furl, Nicholas" w:date="2026-07-01T15:22:00Z" w16du:dateUtc="2026-07-01T14:22:00Z">
        <w:r>
          <w:rPr>
            <w:rStyle w:val="None"/>
            <w:lang w:val="en-GB"/>
          </w:rPr>
          <w:t>aforementioned</w:t>
        </w:r>
      </w:ins>
      <w:ins w:id="205" w:author="Furl, Nicholas" w:date="2026-07-01T15:21:00Z" w16du:dateUtc="2026-07-01T14:21:00Z">
        <w:r w:rsidRPr="00C56A98">
          <w:rPr>
            <w:rStyle w:val="None"/>
            <w:lang w:val="en-GB"/>
          </w:rPr>
          <w:t xml:space="preserve"> </w:t>
        </w:r>
      </w:ins>
      <w:r w:rsidRPr="00C56A98">
        <w:rPr>
          <w:rStyle w:val="None"/>
          <w:lang w:val="en-GB"/>
        </w:rPr>
        <w:t>models</w:t>
      </w:r>
      <w:proofErr w:type="gramEnd"/>
      <w:r w:rsidRPr="00C56A98">
        <w:rPr>
          <w:rStyle w:val="None"/>
          <w:lang w:val="en-GB"/>
        </w:rPr>
        <w:t xml:space="preserve"> were fit to sequential choice paradigms where participants searched for the best </w:t>
      </w:r>
      <w:r w:rsidRPr="00C56A98">
        <w:rPr>
          <w:rStyle w:val="None"/>
          <w:i/>
          <w:iCs/>
          <w:lang w:val="en-GB"/>
        </w:rPr>
        <w:t>numerically presented price</w:t>
      </w:r>
      <w:del w:id="206" w:author="Furl, Nicholas" w:date="2026-07-01T15:23:00Z" w16du:dateUtc="2026-07-01T14:23:00Z">
        <w:r w:rsidRPr="00C56A98" w:rsidDel="000F48FF">
          <w:rPr>
            <w:rStyle w:val="None"/>
            <w:lang w:val="en-GB"/>
          </w:rPr>
          <w:delText xml:space="preserve"> </w:delText>
        </w:r>
      </w:del>
      <w:ins w:id="207" w:author="Furl, Nicholas" w:date="2026-07-01T15:23:00Z" w16du:dateUtc="2026-07-01T14:23:00Z">
        <w:r>
          <w:rPr>
            <w:rStyle w:val="None"/>
            <w:lang w:val="en-GB"/>
          </w:rPr>
          <w:t xml:space="preserve"> for a smartphone</w:t>
        </w:r>
      </w:ins>
      <w:del w:id="208" w:author="Furl, Nicholas" w:date="2026-07-01T15:23:00Z" w16du:dateUtc="2026-07-01T14:23:00Z">
        <w:r w:rsidRPr="00C56A98" w:rsidDel="000F48FF">
          <w:rPr>
            <w:rStyle w:val="None"/>
            <w:i/>
            <w:iCs/>
            <w:lang w:val="en-GB"/>
          </w:rPr>
          <w:delText>in an economic domain</w:delText>
        </w:r>
      </w:del>
      <w:r w:rsidRPr="00C56A98">
        <w:rPr>
          <w:rStyle w:val="None"/>
          <w:lang w:val="en-GB"/>
        </w:rPr>
        <w:t xml:space="preserve">. </w:t>
      </w:r>
      <w:ins w:id="209" w:author="Furl, Nicholas" w:date="2026-07-01T15:23:00Z" w16du:dateUtc="2026-07-01T14:23:00Z">
        <w:r>
          <w:rPr>
            <w:rStyle w:val="None"/>
            <w:lang w:val="en-GB"/>
          </w:rPr>
          <w:t xml:space="preserve">In this case, </w:t>
        </w:r>
      </w:ins>
      <w:del w:id="210" w:author="Furl, Nicholas" w:date="2026-07-01T15:23:00Z" w16du:dateUtc="2026-07-01T14:23:00Z">
        <w:r w:rsidRPr="00C56A98" w:rsidDel="000F48FF">
          <w:rPr>
            <w:rStyle w:val="None"/>
            <w:lang w:val="en-GB"/>
          </w:rPr>
          <w:delText xml:space="preserve">This previous study showed that </w:delText>
        </w:r>
      </w:del>
      <w:r w:rsidRPr="00C56A98">
        <w:rPr>
          <w:rStyle w:val="None"/>
          <w:lang w:val="en-GB"/>
        </w:rPr>
        <w:t>the biased prior model was best fitting</w:t>
      </w:r>
      <w:ins w:id="211" w:author="Furl, Nicholas" w:date="2026-07-01T15:23:00Z" w16du:dateUtc="2026-07-01T14:23:00Z">
        <w:r>
          <w:rPr>
            <w:rStyle w:val="None"/>
            <w:lang w:val="en-GB"/>
          </w:rPr>
          <w:t xml:space="preserve"> such that</w:t>
        </w:r>
      </w:ins>
      <w:del w:id="212" w:author="Furl, Nicholas" w:date="2026-07-01T15:23:00Z" w16du:dateUtc="2026-07-01T14:23:00Z">
        <w:r w:rsidRPr="00C56A98" w:rsidDel="000F48FF">
          <w:rPr>
            <w:rStyle w:val="None"/>
            <w:lang w:val="en-GB"/>
          </w:rPr>
          <w:delText>: P</w:delText>
        </w:r>
      </w:del>
      <w:ins w:id="213" w:author="Furl, Nicholas" w:date="2026-07-01T15:23:00Z" w16du:dateUtc="2026-07-01T14:23:00Z">
        <w:r>
          <w:rPr>
            <w:rStyle w:val="None"/>
            <w:lang w:val="en-GB"/>
          </w:rPr>
          <w:t xml:space="preserve"> p</w:t>
        </w:r>
      </w:ins>
      <w:r w:rsidRPr="00C56A98">
        <w:rPr>
          <w:rStyle w:val="None"/>
          <w:lang w:val="en-GB"/>
        </w:rPr>
        <w:t xml:space="preserve">articipants stopped sampling earlier than would be expected based on the ground truth model because they had pessimistic beliefs about upcoming option values. </w:t>
      </w:r>
    </w:p>
    <w:p w14:paraId="3133D2DA" w14:textId="59334838" w:rsidR="00F7085F" w:rsidRPr="00C56A98" w:rsidRDefault="00B205A3">
      <w:pPr>
        <w:pStyle w:val="BodyA"/>
        <w:spacing w:line="480" w:lineRule="auto"/>
        <w:ind w:firstLine="720"/>
        <w:rPr>
          <w:rStyle w:val="None"/>
          <w:lang w:val="en-GB"/>
        </w:rPr>
      </w:pPr>
      <w:ins w:id="214" w:author="Furl, Nicholas" w:date="2026-07-01T15:23:00Z" w16du:dateUtc="2026-07-01T14:23:00Z">
        <w:r>
          <w:rPr>
            <w:rStyle w:val="None"/>
            <w:lang w:val="en-GB"/>
          </w:rPr>
          <w:t xml:space="preserve">To test whether biased priors </w:t>
        </w:r>
      </w:ins>
      <w:ins w:id="215" w:author="Furl, Nicholas" w:date="2026-07-01T15:24:00Z" w16du:dateUtc="2026-07-01T14:24:00Z">
        <w:r>
          <w:rPr>
            <w:rStyle w:val="None"/>
            <w:lang w:val="en-GB"/>
          </w:rPr>
          <w:t>could explain oversampling on image-based tasks in addition to undersampling on the economic price-based task, here</w:t>
        </w:r>
      </w:ins>
      <w:del w:id="216" w:author="Furl, Nicholas" w:date="2026-07-01T15:24:00Z" w16du:dateUtc="2026-07-01T14:24:00Z">
        <w:r w:rsidRPr="00C56A98" w:rsidDel="00B205A3">
          <w:rPr>
            <w:rStyle w:val="None"/>
            <w:lang w:val="en-GB"/>
          </w:rPr>
          <w:delText>In the present study</w:delText>
        </w:r>
      </w:del>
      <w:r w:rsidRPr="00C56A98">
        <w:rPr>
          <w:rStyle w:val="None"/>
          <w:lang w:val="en-GB"/>
        </w:rPr>
        <w:t xml:space="preserve">, we formally compare these models using ten datasets where participants chose </w:t>
      </w:r>
      <w:r w:rsidRPr="00C56A98">
        <w:rPr>
          <w:rStyle w:val="None"/>
          <w:i/>
          <w:iCs/>
          <w:lang w:val="en-GB"/>
        </w:rPr>
        <w:t>the most appealing image</w:t>
      </w:r>
      <w:r w:rsidRPr="00C56A98">
        <w:rPr>
          <w:rStyle w:val="None"/>
          <w:lang w:val="en-GB"/>
        </w:rPr>
        <w:t xml:space="preserve">. To anticipate our results: we replicated participants’ higher sampling rates relative to the ground truth benchmark in all ten datasets. </w:t>
      </w:r>
      <w:ins w:id="217" w:author="Furl, Nicholas" w:date="2026-07-01T15:44:00Z" w16du:dateUtc="2026-07-01T14:44:00Z">
        <w:r w:rsidR="00265728">
          <w:rPr>
            <w:rStyle w:val="None"/>
            <w:lang w:val="en-GB"/>
          </w:rPr>
          <w:t>T</w:t>
        </w:r>
        <w:r w:rsidR="00265728" w:rsidRPr="00265728">
          <w:rPr>
            <w:rStyle w:val="None"/>
            <w:lang w:val="en-GB"/>
          </w:rPr>
          <w:t>he biased-prior model was the most consistently supported model, although participant-level analyses also indicated heterogeneit</w:t>
        </w:r>
        <w:r w:rsidR="00265728">
          <w:rPr>
            <w:rStyle w:val="None"/>
            <w:lang w:val="en-GB"/>
          </w:rPr>
          <w:t xml:space="preserve">y. </w:t>
        </w:r>
      </w:ins>
      <w:ins w:id="218" w:author="Furl, Nicholas" w:date="2026-07-01T15:52:00Z" w16du:dateUtc="2026-07-01T14:52:00Z">
        <w:r w:rsidR="00734D9D" w:rsidRPr="00734D9D">
          <w:rPr>
            <w:rStyle w:val="None"/>
            <w:lang w:val="en-GB"/>
          </w:rPr>
          <w:t>Thus, biased expectations appear to contribute to both oversampling and undersampling biases, with the direction of the bias differing between image-based and number-based tasks.</w:t>
        </w:r>
      </w:ins>
      <w:ins w:id="219" w:author="Furl, Nicholas" w:date="2026-07-01T15:53:00Z" w16du:dateUtc="2026-07-01T14:53:00Z">
        <w:r w:rsidR="009A2A4A">
          <w:rPr>
            <w:rStyle w:val="None"/>
            <w:lang w:val="en-GB"/>
          </w:rPr>
          <w:t xml:space="preserve"> </w:t>
        </w:r>
      </w:ins>
      <w:ins w:id="220" w:author="Furl, Nicholas" w:date="2026-07-01T15:54:00Z" w16du:dateUtc="2026-07-01T14:54:00Z">
        <w:r w:rsidR="009A2A4A">
          <w:rPr>
            <w:rStyle w:val="None"/>
            <w:lang w:val="en-GB"/>
          </w:rPr>
          <w:t xml:space="preserve">In the Discussion, we outline how this contrast is </w:t>
        </w:r>
        <w:r w:rsidR="009A2A4A" w:rsidRPr="009A2A4A">
          <w:rPr>
            <w:rStyle w:val="None"/>
            <w:lang w:val="en-GB"/>
          </w:rPr>
          <w:t xml:space="preserve">theoretically informative </w:t>
        </w:r>
        <w:r w:rsidR="009A2A4A">
          <w:rPr>
            <w:rStyle w:val="None"/>
            <w:lang w:val="en-GB"/>
          </w:rPr>
          <w:t>in that</w:t>
        </w:r>
        <w:r w:rsidR="009A2A4A" w:rsidRPr="009A2A4A">
          <w:rPr>
            <w:rStyle w:val="None"/>
            <w:lang w:val="en-GB"/>
          </w:rPr>
          <w:t xml:space="preserve"> image-based choices require participants to evaluate and remember subjective visual values, whereas number-based economic tasks present option values symbolically and explicitly and may additionally invoke exchange or loss-related considerations.</w:t>
        </w:r>
      </w:ins>
      <w:del w:id="221" w:author="Furl, Nicholas" w:date="2026-07-01T15:44:00Z" w16du:dateUtc="2026-07-01T14:44:00Z">
        <w:r w:rsidRPr="00C56A98" w:rsidDel="00265728">
          <w:rPr>
            <w:rStyle w:val="None"/>
            <w:lang w:val="en-GB"/>
          </w:rPr>
          <w:delText xml:space="preserve">Moreover, every dataset showed evidence for the biased prior model as the </w:delText>
        </w:r>
        <w:r w:rsidR="0020521A" w:rsidRPr="00C56A98" w:rsidDel="00265728">
          <w:rPr>
            <w:rStyle w:val="None"/>
            <w:lang w:val="en-GB"/>
          </w:rPr>
          <w:delText>best fitting</w:delText>
        </w:r>
        <w:r w:rsidRPr="00C56A98" w:rsidDel="00265728">
          <w:rPr>
            <w:rStyle w:val="None"/>
            <w:lang w:val="en-GB"/>
          </w:rPr>
          <w:delText xml:space="preserve">. </w:delText>
        </w:r>
      </w:del>
      <w:del w:id="222" w:author="Furl, Nicholas" w:date="2026-07-01T15:46:00Z" w16du:dateUtc="2026-07-01T14:46:00Z">
        <w:r w:rsidRPr="00C56A98" w:rsidDel="00AC555E">
          <w:rPr>
            <w:rStyle w:val="None"/>
            <w:lang w:val="en-GB"/>
          </w:rPr>
          <w:delText>In contrast to the pessimism evinced by participants in numeric-based studies</w:delText>
        </w:r>
        <w:r w:rsidR="00A357BA" w:rsidDel="00AC555E">
          <w:rPr>
            <w:rStyle w:val="None"/>
            <w:lang w:val="en-GB"/>
          </w:rPr>
          <w:delText xml:space="preserve"> </w:delText>
        </w:r>
        <w:r w:rsidR="00A357BA" w:rsidRPr="00C56A98" w:rsidDel="00AC555E">
          <w:rPr>
            <w:rStyle w:val="None"/>
            <w:lang w:val="en-GB"/>
          </w:rPr>
          <w:delText>(van de Wouw et al., 2024)</w:delText>
        </w:r>
        <w:r w:rsidRPr="00C56A98" w:rsidDel="00AC555E">
          <w:rPr>
            <w:rStyle w:val="None"/>
            <w:lang w:val="en-GB"/>
          </w:rPr>
          <w:delText>, participants evaluating images are driven to sample more by optimism about the future, compared to the ground truth model.</w:delText>
        </w:r>
      </w:del>
    </w:p>
    <w:p w14:paraId="2C2CC1B3" w14:textId="77777777" w:rsidR="00F7085F" w:rsidRPr="00C56A98" w:rsidRDefault="00000000">
      <w:pPr>
        <w:pStyle w:val="BodyA"/>
        <w:spacing w:line="480" w:lineRule="auto"/>
        <w:rPr>
          <w:lang w:val="en-GB"/>
        </w:rPr>
      </w:pPr>
      <w:r w:rsidRPr="00C56A98">
        <w:rPr>
          <w:rStyle w:val="None"/>
          <w:rFonts w:ascii="Arial Unicode MS" w:eastAsia="Arial Unicode MS" w:hAnsi="Arial Unicode MS" w:cs="Arial Unicode MS"/>
          <w:lang w:val="en-GB"/>
        </w:rPr>
        <w:br w:type="page"/>
      </w:r>
    </w:p>
    <w:p w14:paraId="4C0FB4F6" w14:textId="77777777" w:rsidR="00F7085F" w:rsidRPr="00C56A98" w:rsidRDefault="00000000">
      <w:pPr>
        <w:pStyle w:val="BodyA"/>
        <w:spacing w:after="288" w:line="480" w:lineRule="auto"/>
        <w:rPr>
          <w:rStyle w:val="None"/>
          <w:lang w:val="en-GB"/>
        </w:rPr>
      </w:pPr>
      <w:r w:rsidRPr="00C56A98">
        <w:rPr>
          <w:rStyle w:val="None"/>
          <w:lang w:val="en-GB"/>
        </w:rPr>
        <w:lastRenderedPageBreak/>
        <w:t>General Methods</w:t>
      </w:r>
    </w:p>
    <w:p w14:paraId="119E1F68" w14:textId="77777777" w:rsidR="00F7085F" w:rsidRPr="00C56A98" w:rsidRDefault="00000000">
      <w:pPr>
        <w:pStyle w:val="BodyA"/>
        <w:spacing w:after="288" w:line="480" w:lineRule="auto"/>
        <w:rPr>
          <w:rStyle w:val="None"/>
          <w:lang w:val="en-GB"/>
        </w:rPr>
      </w:pPr>
      <w:r w:rsidRPr="00C56A98">
        <w:rPr>
          <w:rStyle w:val="None"/>
          <w:lang w:val="en-GB"/>
        </w:rPr>
        <w:t>Paradigm for all datasets</w:t>
      </w:r>
    </w:p>
    <w:p w14:paraId="6063F7FC" w14:textId="20DED7D3" w:rsidR="00DE347F" w:rsidRDefault="007220BD">
      <w:pPr>
        <w:pStyle w:val="BodyA"/>
        <w:spacing w:after="288" w:line="480" w:lineRule="auto"/>
        <w:ind w:firstLine="720"/>
        <w:rPr>
          <w:ins w:id="223" w:author="Furl, Nicholas" w:date="2026-07-01T17:17:00Z" w16du:dateUtc="2026-07-01T16:17:00Z"/>
          <w:rStyle w:val="None"/>
          <w:lang w:val="en-GB"/>
        </w:rPr>
      </w:pPr>
      <w:r>
        <w:rPr>
          <w:rStyle w:val="None"/>
          <w:lang w:val="en-GB"/>
        </w:rPr>
        <w:t xml:space="preserve">All datasets were collected under approval of the Royal Holloway, University of London Ethics Board. </w:t>
      </w:r>
      <w:ins w:id="224" w:author="Furl, Nicholas" w:date="2026-07-02T15:46:00Z" w16du:dateUtc="2026-07-02T14:46:00Z">
        <w:r w:rsidR="007E38DF">
          <w:rPr>
            <w:rStyle w:val="None"/>
            <w:lang w:val="en-GB"/>
          </w:rPr>
          <w:t xml:space="preserve">The general outline for all tasks is shown in </w:t>
        </w:r>
      </w:ins>
      <w:ins w:id="225" w:author="Furl, Nicholas" w:date="2026-07-02T15:47:00Z" w16du:dateUtc="2026-07-02T14:47:00Z">
        <w:r w:rsidR="007E38DF">
          <w:rPr>
            <w:rStyle w:val="None"/>
            <w:lang w:val="en-GB"/>
          </w:rPr>
          <w:t xml:space="preserve">Figure 1. </w:t>
        </w:r>
      </w:ins>
      <w:r w:rsidRPr="00C56A98">
        <w:rPr>
          <w:rStyle w:val="None"/>
          <w:lang w:val="en-GB"/>
        </w:rPr>
        <w:t xml:space="preserve">For all datasets, we measured participants’ preferences for the options in advance of the decision task by using a phase 1 ratings task, where participants encountered the entire empirical distribution of images, each of which might or might not appear later as options in the decision task later. Participants viewed each image and rated it for </w:t>
      </w:r>
      <w:r w:rsidRPr="00C56A98">
        <w:rPr>
          <w:rStyle w:val="None"/>
          <w:rFonts w:ascii="Arial Unicode MS" w:hAnsi="Arial Unicode MS"/>
          <w:rtl/>
          <w:lang w:val="en-GB"/>
        </w:rPr>
        <w:t>“</w:t>
      </w:r>
      <w:r w:rsidRPr="00C56A98">
        <w:rPr>
          <w:rStyle w:val="None"/>
          <w:lang w:val="en-GB"/>
        </w:rPr>
        <w:t xml:space="preserve">attractiveness” more than once and the multiple ratings were averaged to obtain one stable subjective value estimate per image. We find average correlations across ratings of &gt; .8 for all our datasets. </w:t>
      </w:r>
      <w:ins w:id="226" w:author="Furl, Nicholas" w:date="2026-07-01T17:17:00Z" w16du:dateUtc="2026-07-01T16:17:00Z">
        <w:r w:rsidR="00DE347F" w:rsidRPr="00C56A98">
          <w:rPr>
            <w:rStyle w:val="None"/>
            <w:lang w:val="en-GB"/>
          </w:rPr>
          <w:t xml:space="preserve">Our published work shows that the presence </w:t>
        </w:r>
      </w:ins>
      <w:ins w:id="227" w:author="Furl, Nicholas" w:date="2026-07-01T17:18:00Z" w16du:dateUtc="2026-07-01T16:18:00Z">
        <w:r w:rsidR="00DE347F">
          <w:rPr>
            <w:rStyle w:val="None"/>
            <w:lang w:val="en-GB"/>
          </w:rPr>
          <w:t xml:space="preserve">or absence </w:t>
        </w:r>
      </w:ins>
      <w:ins w:id="228" w:author="Furl, Nicholas" w:date="2026-07-01T17:17:00Z" w16du:dateUtc="2026-07-01T16:17:00Z">
        <w:r w:rsidR="00DE347F" w:rsidRPr="00C56A98">
          <w:rPr>
            <w:rStyle w:val="None"/>
            <w:lang w:val="en-GB"/>
          </w:rPr>
          <w:t xml:space="preserve">of </w:t>
        </w:r>
        <w:r w:rsidR="00DE347F">
          <w:rPr>
            <w:rStyle w:val="None"/>
            <w:lang w:val="en-GB"/>
          </w:rPr>
          <w:t>th</w:t>
        </w:r>
      </w:ins>
      <w:ins w:id="229" w:author="Furl, Nicholas" w:date="2026-07-01T17:18:00Z" w16du:dateUtc="2026-07-01T16:18:00Z">
        <w:r w:rsidR="00DE347F">
          <w:rPr>
            <w:rStyle w:val="None"/>
            <w:lang w:val="en-GB"/>
          </w:rPr>
          <w:t>is</w:t>
        </w:r>
      </w:ins>
      <w:ins w:id="230" w:author="Furl, Nicholas" w:date="2026-07-01T17:17:00Z" w16du:dateUtc="2026-07-01T16:17:00Z">
        <w:r w:rsidR="00DE347F">
          <w:rPr>
            <w:rStyle w:val="None"/>
            <w:lang w:val="en-GB"/>
          </w:rPr>
          <w:t xml:space="preserve"> rating phase has little effect o</w:t>
        </w:r>
      </w:ins>
      <w:ins w:id="231" w:author="Furl, Nicholas" w:date="2026-07-01T17:18:00Z" w16du:dateUtc="2026-07-01T16:18:00Z">
        <w:r w:rsidR="00DE347F">
          <w:rPr>
            <w:rStyle w:val="None"/>
            <w:lang w:val="en-GB"/>
          </w:rPr>
          <w:t xml:space="preserve">n </w:t>
        </w:r>
      </w:ins>
      <w:ins w:id="232" w:author="Furl, Nicholas" w:date="2026-07-01T17:17:00Z" w16du:dateUtc="2026-07-01T16:17:00Z">
        <w:r w:rsidR="00DE347F" w:rsidRPr="00C56A98">
          <w:rPr>
            <w:rStyle w:val="None"/>
            <w:lang w:val="en-GB"/>
          </w:rPr>
          <w:t>participants’</w:t>
        </w:r>
        <w:r w:rsidR="00DE347F" w:rsidRPr="00C56A98">
          <w:rPr>
            <w:rStyle w:val="None"/>
            <w:rFonts w:ascii="Arial Unicode MS" w:hAnsi="Arial Unicode MS"/>
            <w:rtl/>
            <w:lang w:val="en-GB"/>
          </w:rPr>
          <w:t xml:space="preserve"> </w:t>
        </w:r>
        <w:r w:rsidR="00DE347F" w:rsidRPr="00C56A98">
          <w:rPr>
            <w:rStyle w:val="None"/>
            <w:lang w:val="en-GB"/>
          </w:rPr>
          <w:t xml:space="preserve">sampling rates (van de Wouw et al., 2024). </w:t>
        </w:r>
      </w:ins>
    </w:p>
    <w:p w14:paraId="7A278AAE" w14:textId="2F0274C9" w:rsidR="00F7085F" w:rsidRPr="00C56A98" w:rsidRDefault="007220BD">
      <w:pPr>
        <w:pStyle w:val="BodyA"/>
        <w:spacing w:after="288" w:line="480" w:lineRule="auto"/>
        <w:ind w:firstLine="720"/>
        <w:rPr>
          <w:rStyle w:val="None"/>
          <w:lang w:val="en-GB"/>
        </w:rPr>
      </w:pPr>
      <w:r w:rsidRPr="00C56A98">
        <w:rPr>
          <w:rStyle w:val="None"/>
          <w:lang w:val="en-GB"/>
        </w:rPr>
        <w:t xml:space="preserve">We used these subjective value estimates in three ways. First, the subjective values of the same options that a corresponding participant received as option values were input to the ground truth benchmark and all our computational models. </w:t>
      </w:r>
      <w:r w:rsidR="00B40BB1">
        <w:rPr>
          <w:rStyle w:val="None"/>
          <w:lang w:val="en-GB"/>
        </w:rPr>
        <w:t>The s</w:t>
      </w:r>
      <w:r w:rsidRPr="00C56A98">
        <w:rPr>
          <w:rStyle w:val="None"/>
          <w:lang w:val="en-GB"/>
        </w:rPr>
        <w:t>econd</w:t>
      </w:r>
      <w:r w:rsidR="00B40BB1">
        <w:rPr>
          <w:rStyle w:val="None"/>
          <w:lang w:val="en-GB"/>
        </w:rPr>
        <w:t xml:space="preserve"> way we used these subjective values was to </w:t>
      </w:r>
      <w:del w:id="233" w:author="Furl, Nicholas" w:date="2026-07-01T16:54:00Z" w16du:dateUtc="2026-07-01T15:54:00Z">
        <w:r w:rsidR="00B40BB1" w:rsidRPr="00C56A98" w:rsidDel="00B13A6B">
          <w:rPr>
            <w:rStyle w:val="None"/>
            <w:lang w:val="en-GB"/>
          </w:rPr>
          <w:delText>program</w:delText>
        </w:r>
        <w:r w:rsidR="00B40BB1" w:rsidDel="00B13A6B">
          <w:rPr>
            <w:rStyle w:val="None"/>
            <w:lang w:val="en-GB"/>
          </w:rPr>
          <w:delText xml:space="preserve"> </w:delText>
        </w:r>
      </w:del>
      <w:ins w:id="234" w:author="Furl, Nicholas" w:date="2026-07-01T16:54:00Z" w16du:dateUtc="2026-07-01T15:54:00Z">
        <w:r w:rsidR="00B13A6B">
          <w:rPr>
            <w:rStyle w:val="None"/>
            <w:lang w:val="en-GB"/>
          </w:rPr>
          <w:t xml:space="preserve">configure </w:t>
        </w:r>
      </w:ins>
      <w:r w:rsidR="00B40BB1">
        <w:rPr>
          <w:rStyle w:val="None"/>
          <w:lang w:val="en-GB"/>
        </w:rPr>
        <w:t>the</w:t>
      </w:r>
      <w:ins w:id="235" w:author="Furl, Nicholas" w:date="2026-07-01T16:54:00Z" w16du:dateUtc="2026-07-01T15:54:00Z">
        <w:r w:rsidR="00B13A6B">
          <w:rPr>
            <w:rStyle w:val="None"/>
            <w:lang w:val="en-GB"/>
          </w:rPr>
          <w:t xml:space="preserve"> prior for</w:t>
        </w:r>
      </w:ins>
      <w:r w:rsidR="00B40BB1">
        <w:rPr>
          <w:rStyle w:val="None"/>
          <w:lang w:val="en-GB"/>
        </w:rPr>
        <w:t xml:space="preserve"> </w:t>
      </w:r>
      <w:ins w:id="236" w:author="Furl, Nicholas" w:date="2026-07-01T16:55:00Z" w16du:dateUtc="2026-07-01T15:55:00Z">
        <w:r w:rsidR="00B13A6B">
          <w:rPr>
            <w:rStyle w:val="None"/>
            <w:lang w:val="en-GB"/>
          </w:rPr>
          <w:t xml:space="preserve">the </w:t>
        </w:r>
      </w:ins>
      <w:r w:rsidR="00B40BB1">
        <w:rPr>
          <w:rStyle w:val="None"/>
          <w:lang w:val="en-GB"/>
        </w:rPr>
        <w:t>ground truth benchmark and corresponding computational models with</w:t>
      </w:r>
      <w:r w:rsidR="00B40BB1" w:rsidRPr="00C56A98">
        <w:rPr>
          <w:rStyle w:val="None"/>
          <w:lang w:val="en-GB"/>
        </w:rPr>
        <w:t xml:space="preserve"> the </w:t>
      </w:r>
      <w:del w:id="237" w:author="Furl, Nicholas" w:date="2026-07-01T17:09:00Z" w16du:dateUtc="2026-07-01T16:09:00Z">
        <w:r w:rsidR="00B40BB1" w:rsidRPr="00C56A98" w:rsidDel="0078139C">
          <w:rPr>
            <w:rStyle w:val="None"/>
            <w:lang w:val="en-GB"/>
          </w:rPr>
          <w:delText xml:space="preserve">initial </w:delText>
        </w:r>
      </w:del>
      <w:r w:rsidR="00B40BB1" w:rsidRPr="00C56A98">
        <w:rPr>
          <w:rStyle w:val="None"/>
          <w:lang w:val="en-GB"/>
        </w:rPr>
        <w:t xml:space="preserve">mean and variance of </w:t>
      </w:r>
      <w:r w:rsidR="00B40BB1">
        <w:rPr>
          <w:rStyle w:val="None"/>
          <w:lang w:val="en-GB"/>
        </w:rPr>
        <w:t>the subject</w:t>
      </w:r>
      <w:ins w:id="238" w:author="Furl, Nicholas" w:date="2026-07-01T16:55:00Z" w16du:dateUtc="2026-07-01T15:55:00Z">
        <w:r w:rsidR="00B13A6B">
          <w:rPr>
            <w:rStyle w:val="None"/>
            <w:lang w:val="en-GB"/>
          </w:rPr>
          <w:t>ive</w:t>
        </w:r>
      </w:ins>
      <w:r w:rsidR="00B40BB1">
        <w:rPr>
          <w:rStyle w:val="None"/>
          <w:lang w:val="en-GB"/>
        </w:rPr>
        <w:t xml:space="preserve"> value</w:t>
      </w:r>
      <w:r w:rsidR="00B40BB1" w:rsidRPr="00C56A98">
        <w:rPr>
          <w:rStyle w:val="None"/>
          <w:lang w:val="en-GB"/>
        </w:rPr>
        <w:t xml:space="preserve"> distribution</w:t>
      </w:r>
      <w:del w:id="239" w:author="Furl, Nicholas" w:date="2026-07-01T17:09:00Z" w16du:dateUtc="2026-07-01T16:09:00Z">
        <w:r w:rsidR="00B40BB1" w:rsidRPr="00C56A98" w:rsidDel="0078139C">
          <w:rPr>
            <w:rStyle w:val="None"/>
            <w:lang w:val="en-GB"/>
          </w:rPr>
          <w:delText xml:space="preserve"> (before any samples were input)</w:delText>
        </w:r>
      </w:del>
      <w:r w:rsidR="00B40BB1">
        <w:rPr>
          <w:rStyle w:val="None"/>
          <w:lang w:val="en-GB"/>
        </w:rPr>
        <w:t>.</w:t>
      </w:r>
      <w:r w:rsidR="00B40BB1" w:rsidRPr="00C56A98">
        <w:rPr>
          <w:rStyle w:val="None"/>
          <w:lang w:val="en-GB"/>
        </w:rPr>
        <w:t xml:space="preserve"> </w:t>
      </w:r>
      <w:r w:rsidR="00B40BB1">
        <w:rPr>
          <w:rStyle w:val="None"/>
          <w:lang w:val="en-GB"/>
        </w:rPr>
        <w:t>A</w:t>
      </w:r>
      <w:r w:rsidRPr="00C56A98">
        <w:rPr>
          <w:rStyle w:val="None"/>
          <w:lang w:val="en-GB"/>
        </w:rPr>
        <w:t xml:space="preserve">s described below, the </w:t>
      </w:r>
      <w:r w:rsidR="00B40BB1">
        <w:rPr>
          <w:rStyle w:val="None"/>
          <w:lang w:val="en-GB"/>
        </w:rPr>
        <w:t xml:space="preserve">ground truth benchmark, the </w:t>
      </w:r>
      <w:r w:rsidRPr="00C56A98">
        <w:rPr>
          <w:rStyle w:val="None"/>
          <w:lang w:val="en-GB"/>
        </w:rPr>
        <w:t xml:space="preserve">biased prior and cost to sample models employ an internal representation of the generating distribution of options, which is used as a prior when predicting upcoming option values. </w:t>
      </w:r>
      <w:r w:rsidR="00B40BB1">
        <w:rPr>
          <w:rStyle w:val="None"/>
          <w:lang w:val="en-GB"/>
        </w:rPr>
        <w:t>However. t</w:t>
      </w:r>
      <w:r w:rsidRPr="00C56A98">
        <w:rPr>
          <w:rStyle w:val="None"/>
          <w:lang w:val="en-GB"/>
        </w:rPr>
        <w:t xml:space="preserve">he cut off model is rather different: It assumes participants use no prior at all and its predictions are based instead only on experience of options during the pre-cut off learning period. </w:t>
      </w:r>
      <w:r w:rsidR="00B40BB1">
        <w:rPr>
          <w:rStyle w:val="None"/>
          <w:lang w:val="en-GB"/>
        </w:rPr>
        <w:t>The t</w:t>
      </w:r>
      <w:r w:rsidRPr="00C56A98">
        <w:rPr>
          <w:rStyle w:val="None"/>
          <w:lang w:val="en-GB"/>
        </w:rPr>
        <w:t>hird</w:t>
      </w:r>
      <w:r w:rsidR="00B40BB1">
        <w:rPr>
          <w:rStyle w:val="None"/>
          <w:lang w:val="en-GB"/>
        </w:rPr>
        <w:t xml:space="preserve"> way that we used the subjective values was to </w:t>
      </w:r>
      <w:r w:rsidRPr="00C56A98">
        <w:rPr>
          <w:rStyle w:val="None"/>
          <w:lang w:val="en-GB"/>
        </w:rPr>
        <w:t xml:space="preserve">gauge the overall success of decision making by using each participant’s own subjective values to </w:t>
      </w:r>
      <w:del w:id="240" w:author="Furl, Nicholas" w:date="2026-07-01T17:10:00Z" w16du:dateUtc="2026-07-01T16:10:00Z">
        <w:r w:rsidRPr="00C56A98" w:rsidDel="0078139C">
          <w:rPr>
            <w:rStyle w:val="None"/>
            <w:lang w:val="en-GB"/>
          </w:rPr>
          <w:delText xml:space="preserve">identify </w:delText>
        </w:r>
      </w:del>
      <w:ins w:id="241" w:author="Furl, Nicholas" w:date="2026-07-01T17:10:00Z" w16du:dateUtc="2026-07-01T16:10:00Z">
        <w:r w:rsidR="0078139C">
          <w:rPr>
            <w:rStyle w:val="None"/>
            <w:lang w:val="en-GB"/>
          </w:rPr>
          <w:t>score</w:t>
        </w:r>
        <w:r w:rsidR="0078139C" w:rsidRPr="00C56A98">
          <w:rPr>
            <w:rStyle w:val="None"/>
            <w:lang w:val="en-GB"/>
          </w:rPr>
          <w:t xml:space="preserve"> </w:t>
        </w:r>
      </w:ins>
      <w:r w:rsidRPr="00C56A98">
        <w:rPr>
          <w:rStyle w:val="None"/>
          <w:lang w:val="en-GB"/>
        </w:rPr>
        <w:t>the rank of the chosen options, relative to other images in the same sequence. That is, a well-performing model was one that was able to obtain one of a corresponding participant’s favourite images.</w:t>
      </w:r>
      <w:ins w:id="242" w:author="Furl, Nicholas" w:date="2026-07-01T17:18:00Z" w16du:dateUtc="2026-07-01T16:18:00Z">
        <w:r w:rsidR="002C2789">
          <w:rPr>
            <w:rStyle w:val="None"/>
            <w:lang w:val="en-GB"/>
          </w:rPr>
          <w:t xml:space="preserve"> </w:t>
        </w:r>
        <w:r w:rsidR="002C2789" w:rsidRPr="00C56A98">
          <w:rPr>
            <w:rStyle w:val="None"/>
            <w:lang w:val="en-GB"/>
          </w:rPr>
          <w:t xml:space="preserve">Our published work </w:t>
        </w:r>
        <w:r w:rsidR="002C2789">
          <w:rPr>
            <w:rStyle w:val="None"/>
            <w:lang w:val="en-GB"/>
          </w:rPr>
          <w:t xml:space="preserve">has </w:t>
        </w:r>
      </w:ins>
      <w:ins w:id="243" w:author="Furl, Nicholas" w:date="2026-07-01T17:21:00Z" w16du:dateUtc="2026-07-01T16:21:00Z">
        <w:r w:rsidR="00CD562F">
          <w:rPr>
            <w:rStyle w:val="None"/>
            <w:lang w:val="en-GB"/>
          </w:rPr>
          <w:lastRenderedPageBreak/>
          <w:t>compared the use</w:t>
        </w:r>
      </w:ins>
      <w:ins w:id="244" w:author="Furl, Nicholas" w:date="2026-07-01T17:19:00Z" w16du:dateUtc="2026-07-01T16:19:00Z">
        <w:r w:rsidR="002C2789">
          <w:rPr>
            <w:rStyle w:val="None"/>
            <w:lang w:val="en-GB"/>
          </w:rPr>
          <w:t xml:space="preserve"> </w:t>
        </w:r>
      </w:ins>
      <w:ins w:id="245" w:author="Furl, Nicholas" w:date="2026-07-01T17:20:00Z" w16du:dateUtc="2026-07-01T16:20:00Z">
        <w:r w:rsidR="00CD562F">
          <w:rPr>
            <w:rStyle w:val="None"/>
            <w:lang w:val="en-GB"/>
          </w:rPr>
          <w:t xml:space="preserve">for </w:t>
        </w:r>
      </w:ins>
      <w:ins w:id="246" w:author="Furl, Nicholas" w:date="2026-07-01T17:19:00Z" w16du:dateUtc="2026-07-01T16:19:00Z">
        <w:r w:rsidR="002C2789">
          <w:rPr>
            <w:rStyle w:val="None"/>
            <w:lang w:val="en-GB"/>
          </w:rPr>
          <w:t xml:space="preserve">these three purposes </w:t>
        </w:r>
      </w:ins>
      <w:ins w:id="247" w:author="Furl, Nicholas" w:date="2026-07-01T17:21:00Z" w16du:dateUtc="2026-07-01T16:21:00Z">
        <w:r w:rsidR="00CD562F">
          <w:rPr>
            <w:rStyle w:val="None"/>
            <w:lang w:val="en-GB"/>
          </w:rPr>
          <w:t xml:space="preserve">of </w:t>
        </w:r>
      </w:ins>
      <w:ins w:id="248" w:author="Furl, Nicholas" w:date="2026-07-01T17:18:00Z" w16du:dateUtc="2026-07-01T16:18:00Z">
        <w:r w:rsidR="002C2789">
          <w:rPr>
            <w:rStyle w:val="None"/>
            <w:lang w:val="en-GB"/>
          </w:rPr>
          <w:t>both pre</w:t>
        </w:r>
      </w:ins>
      <w:ins w:id="249" w:author="Furl, Nicholas" w:date="2026-07-01T17:19:00Z" w16du:dateUtc="2026-07-01T16:19:00Z">
        <w:r w:rsidR="002C2789">
          <w:rPr>
            <w:rStyle w:val="None"/>
            <w:lang w:val="en-GB"/>
          </w:rPr>
          <w:t xml:space="preserve">determined numeric price options or subjective values from ratings </w:t>
        </w:r>
      </w:ins>
      <w:ins w:id="250" w:author="Furl, Nicholas" w:date="2026-07-01T17:20:00Z" w16du:dateUtc="2026-07-01T16:20:00Z">
        <w:r w:rsidR="002C2789">
          <w:rPr>
            <w:rStyle w:val="None"/>
            <w:lang w:val="en-GB"/>
          </w:rPr>
          <w:t>o</w:t>
        </w:r>
      </w:ins>
      <w:ins w:id="251" w:author="Furl, Nicholas" w:date="2026-07-01T17:19:00Z" w16du:dateUtc="2026-07-01T16:19:00Z">
        <w:r w:rsidR="002C2789">
          <w:rPr>
            <w:rStyle w:val="None"/>
            <w:lang w:val="en-GB"/>
          </w:rPr>
          <w:t xml:space="preserve">f these </w:t>
        </w:r>
      </w:ins>
      <w:ins w:id="252" w:author="Furl, Nicholas" w:date="2026-07-01T17:20:00Z" w16du:dateUtc="2026-07-01T16:20:00Z">
        <w:r w:rsidR="002C2789">
          <w:rPr>
            <w:rStyle w:val="None"/>
            <w:lang w:val="en-GB"/>
          </w:rPr>
          <w:t xml:space="preserve">prices and shown that the use of subjective ratings versus original prices has little effect on </w:t>
        </w:r>
      </w:ins>
      <w:ins w:id="253" w:author="Furl, Nicholas" w:date="2026-07-01T17:18:00Z" w16du:dateUtc="2026-07-01T16:18:00Z">
        <w:r w:rsidR="002C2789" w:rsidRPr="00C56A98">
          <w:rPr>
            <w:rStyle w:val="None"/>
            <w:lang w:val="en-GB"/>
          </w:rPr>
          <w:t>participants’</w:t>
        </w:r>
        <w:r w:rsidR="002C2789" w:rsidRPr="00C56A98">
          <w:rPr>
            <w:rStyle w:val="None"/>
            <w:rFonts w:ascii="Arial Unicode MS" w:hAnsi="Arial Unicode MS"/>
            <w:rtl/>
            <w:lang w:val="en-GB"/>
          </w:rPr>
          <w:t xml:space="preserve"> </w:t>
        </w:r>
        <w:r w:rsidR="002C2789" w:rsidRPr="00C56A98">
          <w:rPr>
            <w:rStyle w:val="None"/>
            <w:lang w:val="en-GB"/>
          </w:rPr>
          <w:t>sampling rates (van de Wouw et al., 2024).</w:t>
        </w:r>
      </w:ins>
    </w:p>
    <w:p w14:paraId="5A00345D" w14:textId="5B3521AD" w:rsidR="00F7085F" w:rsidRPr="0084610D" w:rsidRDefault="00000000">
      <w:pPr>
        <w:pStyle w:val="BodyA"/>
        <w:spacing w:after="288" w:line="480" w:lineRule="auto"/>
        <w:ind w:firstLine="720"/>
        <w:rPr>
          <w:rStyle w:val="None"/>
          <w:lang w:val="en-GB"/>
        </w:rPr>
      </w:pPr>
      <w:r w:rsidRPr="00C56A98">
        <w:rPr>
          <w:rStyle w:val="None"/>
          <w:lang w:val="en-GB"/>
        </w:rPr>
        <w:t xml:space="preserve">Next, each participant and their corresponding model engaged with several sequences of eight image options each, which were randomly sampled without replacement from the images shown in phase 1. </w:t>
      </w:r>
      <w:ins w:id="254" w:author="Furl, Nicholas" w:date="2026-07-01T17:14:00Z" w16du:dateUtc="2026-07-01T16:14:00Z">
        <w:r w:rsidR="00492B2A">
          <w:rPr>
            <w:rStyle w:val="None"/>
            <w:lang w:val="en-GB"/>
          </w:rPr>
          <w:t xml:space="preserve">The images in phase 1 constitute a superset of the images appearing as options, such that there </w:t>
        </w:r>
      </w:ins>
      <w:ins w:id="255" w:author="Furl, Nicholas" w:date="2026-07-01T17:15:00Z" w16du:dateUtc="2026-07-01T16:15:00Z">
        <w:r w:rsidR="00B2347A">
          <w:rPr>
            <w:rStyle w:val="None"/>
            <w:lang w:val="en-GB"/>
          </w:rPr>
          <w:t>a relatively small probability that</w:t>
        </w:r>
      </w:ins>
      <w:ins w:id="256" w:author="Furl, Nicholas" w:date="2026-07-01T17:14:00Z" w16du:dateUtc="2026-07-01T16:14:00Z">
        <w:r w:rsidR="00492B2A">
          <w:rPr>
            <w:rStyle w:val="None"/>
            <w:lang w:val="en-GB"/>
          </w:rPr>
          <w:t xml:space="preserve"> an</w:t>
        </w:r>
      </w:ins>
      <w:ins w:id="257" w:author="Furl, Nicholas" w:date="2026-07-01T17:15:00Z" w16du:dateUtc="2026-07-01T16:15:00Z">
        <w:r w:rsidR="00492B2A">
          <w:rPr>
            <w:rStyle w:val="None"/>
            <w:lang w:val="en-GB"/>
          </w:rPr>
          <w:t>y one</w:t>
        </w:r>
      </w:ins>
      <w:ins w:id="258" w:author="Furl, Nicholas" w:date="2026-07-01T17:14:00Z" w16du:dateUtc="2026-07-01T16:14:00Z">
        <w:r w:rsidR="00492B2A">
          <w:rPr>
            <w:rStyle w:val="None"/>
            <w:lang w:val="en-GB"/>
          </w:rPr>
          <w:t xml:space="preserve"> image in phase 1 would appear as an option </w:t>
        </w:r>
      </w:ins>
      <w:ins w:id="259" w:author="Furl, Nicholas" w:date="2026-07-01T17:15:00Z" w16du:dateUtc="2026-07-01T16:15:00Z">
        <w:r w:rsidR="00492B2A">
          <w:rPr>
            <w:rStyle w:val="None"/>
            <w:lang w:val="en-GB"/>
          </w:rPr>
          <w:t xml:space="preserve">in the sequences in general, </w:t>
        </w:r>
        <w:r w:rsidR="00FB7A47">
          <w:rPr>
            <w:rStyle w:val="None"/>
            <w:lang w:val="en-GB"/>
          </w:rPr>
          <w:t>and an even smaller probab</w:t>
        </w:r>
      </w:ins>
      <w:ins w:id="260" w:author="Furl, Nicholas" w:date="2026-07-01T17:16:00Z" w16du:dateUtc="2026-07-01T16:16:00Z">
        <w:r w:rsidR="00FB7A47">
          <w:rPr>
            <w:rStyle w:val="None"/>
            <w:lang w:val="en-GB"/>
          </w:rPr>
          <w:t>ility it might appear in any</w:t>
        </w:r>
      </w:ins>
      <w:ins w:id="261" w:author="Furl, Nicholas" w:date="2026-07-01T17:15:00Z" w16du:dateUtc="2026-07-01T16:15:00Z">
        <w:r w:rsidR="00492B2A">
          <w:rPr>
            <w:rStyle w:val="None"/>
            <w:lang w:val="en-GB"/>
          </w:rPr>
          <w:t xml:space="preserve"> given sequence. </w:t>
        </w:r>
      </w:ins>
      <w:r w:rsidRPr="00C56A98">
        <w:rPr>
          <w:rStyle w:val="None"/>
          <w:lang w:val="en-GB"/>
        </w:rPr>
        <w:t xml:space="preserve">These two types of </w:t>
      </w:r>
      <w:proofErr w:type="gramStart"/>
      <w:r w:rsidRPr="00C56A98">
        <w:rPr>
          <w:rStyle w:val="None"/>
          <w:lang w:val="en-GB"/>
        </w:rPr>
        <w:t>agent</w:t>
      </w:r>
      <w:proofErr w:type="gramEnd"/>
      <w:r w:rsidRPr="00C56A98">
        <w:rPr>
          <w:rStyle w:val="None"/>
          <w:lang w:val="en-GB"/>
        </w:rPr>
        <w:t xml:space="preserve"> (participants and models) decided whether to choose </w:t>
      </w:r>
      <w:del w:id="262" w:author="Furl, Nicholas" w:date="2026-07-01T17:16:00Z" w16du:dateUtc="2026-07-01T16:16:00Z">
        <w:r w:rsidRPr="00C56A98" w:rsidDel="00AF6B5D">
          <w:rPr>
            <w:rStyle w:val="None"/>
            <w:lang w:val="en-GB"/>
          </w:rPr>
          <w:delText xml:space="preserve">that </w:delText>
        </w:r>
      </w:del>
      <w:ins w:id="263" w:author="Furl, Nicholas" w:date="2026-07-01T17:16:00Z" w16du:dateUtc="2026-07-01T16:16:00Z">
        <w:r w:rsidR="00AF6B5D">
          <w:rPr>
            <w:rStyle w:val="None"/>
            <w:lang w:val="en-GB"/>
          </w:rPr>
          <w:t>each</w:t>
        </w:r>
        <w:r w:rsidR="00AF6B5D" w:rsidRPr="00C56A98">
          <w:rPr>
            <w:rStyle w:val="None"/>
            <w:lang w:val="en-GB"/>
          </w:rPr>
          <w:t xml:space="preserve"> </w:t>
        </w:r>
      </w:ins>
      <w:r w:rsidRPr="00C56A98">
        <w:rPr>
          <w:rStyle w:val="None"/>
          <w:lang w:val="en-GB"/>
        </w:rPr>
        <w:t xml:space="preserve">option </w:t>
      </w:r>
      <w:ins w:id="264" w:author="Furl, Nicholas" w:date="2026-07-01T17:16:00Z" w16du:dateUtc="2026-07-01T16:16:00Z">
        <w:r w:rsidR="00AF6B5D">
          <w:rPr>
            <w:rStyle w:val="None"/>
            <w:lang w:val="en-GB"/>
          </w:rPr>
          <w:t xml:space="preserve">when it was offered in a sequence </w:t>
        </w:r>
      </w:ins>
      <w:r w:rsidRPr="00C56A98">
        <w:rPr>
          <w:rStyle w:val="None"/>
          <w:lang w:val="en-GB"/>
        </w:rPr>
        <w:t>or, instead, reject it, rendering the option inaccessible and producing the next option. Upon choice of an option, all remaining options became inaccessible, yet participants still needed to button press in response to grey squares, which replaced the remaining options. The grey squares were designed to dissuade participants from attempting to finish the study early by sampling fewer options. Our published work shows that the presence of these grey squares does not affect participants’</w:t>
      </w:r>
      <w:r w:rsidRPr="00C56A98">
        <w:rPr>
          <w:rStyle w:val="None"/>
          <w:rFonts w:ascii="Arial Unicode MS" w:hAnsi="Arial Unicode MS"/>
          <w:rtl/>
          <w:lang w:val="en-GB"/>
        </w:rPr>
        <w:t xml:space="preserve"> </w:t>
      </w:r>
      <w:r w:rsidRPr="00C56A98">
        <w:rPr>
          <w:rStyle w:val="None"/>
          <w:lang w:val="en-GB"/>
        </w:rPr>
        <w:t>sampling rates (van de Wouw et al., 2024). If either a participant or model reached the final option in a sequence, that option automatically became their choice. A post-sequence feedback display showed the chosen image and solicited from the participant a rating of the reward value for this image. This rating activity only functioned to reinforce the participants’ feedback about option value and was not analysed</w:t>
      </w:r>
      <w:r w:rsidRPr="0084610D">
        <w:rPr>
          <w:rStyle w:val="None"/>
          <w:lang w:val="en-GB"/>
        </w:rPr>
        <w:t xml:space="preserve">. </w:t>
      </w:r>
    </w:p>
    <w:p w14:paraId="54E5B710" w14:textId="77777777" w:rsidR="00F7085F" w:rsidRPr="0084610D" w:rsidRDefault="00000000">
      <w:pPr>
        <w:pStyle w:val="BodyA"/>
        <w:spacing w:after="288" w:line="480" w:lineRule="auto"/>
        <w:ind w:firstLine="720"/>
        <w:rPr>
          <w:rStyle w:val="None"/>
          <w:lang w:val="en-GB"/>
        </w:rPr>
      </w:pPr>
      <w:r w:rsidRPr="0084610D">
        <w:rPr>
          <w:rStyle w:val="None"/>
          <w:lang w:val="en-GB"/>
        </w:rPr>
        <w:t xml:space="preserve">Our dependent variable of interest was the sampling rate for the participants, the theoretical models and the ground truth benchmark. We also report in the Supplementary Materials how the chosen price on average ranked within each sequence. Human sampling was statistically compared against these computational measures using an omnibus </w:t>
      </w:r>
      <w:r w:rsidRPr="0084610D">
        <w:rPr>
          <w:rStyle w:val="None"/>
          <w:i/>
          <w:iCs/>
          <w:lang w:val="en-GB"/>
        </w:rPr>
        <w:t>F</w:t>
      </w:r>
      <w:r w:rsidRPr="0084610D">
        <w:rPr>
          <w:rStyle w:val="None"/>
          <w:lang w:val="en-GB"/>
        </w:rPr>
        <w:t xml:space="preserve">-test with factor Agent (Human, ground truth benchmark and each of the three fitted models), followed by two-tailed Bayesian pairwise </w:t>
      </w:r>
      <w:r w:rsidRPr="0084610D">
        <w:rPr>
          <w:rStyle w:val="None"/>
          <w:i/>
          <w:iCs/>
          <w:lang w:val="en-GB"/>
        </w:rPr>
        <w:t>t</w:t>
      </w:r>
      <w:r w:rsidRPr="0084610D">
        <w:rPr>
          <w:rStyle w:val="None"/>
          <w:lang w:val="en-GB"/>
        </w:rPr>
        <w:t xml:space="preserve">-tests using </w:t>
      </w:r>
      <w:proofErr w:type="spellStart"/>
      <w:proofErr w:type="gramStart"/>
      <w:r w:rsidRPr="0084610D">
        <w:rPr>
          <w:rStyle w:val="None"/>
          <w:lang w:val="en-GB"/>
        </w:rPr>
        <w:t>bf.ttest</w:t>
      </w:r>
      <w:proofErr w:type="spellEnd"/>
      <w:proofErr w:type="gramEnd"/>
      <w:r w:rsidRPr="0084610D">
        <w:rPr>
          <w:rStyle w:val="None"/>
          <w:lang w:val="en-GB"/>
        </w:rPr>
        <w:t xml:space="preserve"> in the MATLAB </w:t>
      </w:r>
      <w:proofErr w:type="spellStart"/>
      <w:r w:rsidRPr="0084610D">
        <w:rPr>
          <w:rStyle w:val="None"/>
          <w:lang w:val="en-GB"/>
        </w:rPr>
        <w:t>bayesFactor</w:t>
      </w:r>
      <w:proofErr w:type="spellEnd"/>
      <w:r w:rsidRPr="0084610D">
        <w:rPr>
          <w:rStyle w:val="None"/>
          <w:lang w:val="en-GB"/>
        </w:rPr>
        <w:t xml:space="preserve"> toolbox </w:t>
      </w:r>
      <w:hyperlink r:id="rId8" w:history="1">
        <w:r w:rsidR="00F7085F" w:rsidRPr="0084610D">
          <w:rPr>
            <w:rStyle w:val="Hyperlink1"/>
            <w:lang w:val="en-GB"/>
          </w:rPr>
          <w:t>https://github.com/klabhub/bayesFactor</w:t>
        </w:r>
      </w:hyperlink>
      <w:r w:rsidRPr="0084610D">
        <w:rPr>
          <w:rStyle w:val="None"/>
          <w:lang w:val="en-GB"/>
        </w:rPr>
        <w:t xml:space="preserve">.  These Bayesian tests use the Jeffreys-Zellner-Siow prior, which involves a Cauchy prior on the effect size with a scale factor of .71 = </w:t>
      </w:r>
      <w:proofErr w:type="gramStart"/>
      <w:r w:rsidRPr="0084610D">
        <w:rPr>
          <w:rStyle w:val="None"/>
          <w:lang w:val="en-GB"/>
        </w:rPr>
        <w:t>sqrt(</w:t>
      </w:r>
      <w:proofErr w:type="gramEnd"/>
      <w:r w:rsidRPr="0084610D">
        <w:rPr>
          <w:rStyle w:val="None"/>
          <w:lang w:val="en-GB"/>
        </w:rPr>
        <w:t xml:space="preserve">2)/2, expecting medium effect size (Rouder et al., 2009). </w:t>
      </w:r>
    </w:p>
    <w:p w14:paraId="0BACD481" w14:textId="77777777" w:rsidR="00F7085F" w:rsidRPr="0084610D" w:rsidRDefault="00000000">
      <w:pPr>
        <w:pStyle w:val="BodyA"/>
        <w:spacing w:after="288" w:line="480" w:lineRule="auto"/>
        <w:rPr>
          <w:rStyle w:val="None"/>
          <w:lang w:val="en-GB"/>
        </w:rPr>
      </w:pPr>
      <w:r w:rsidRPr="0084610D">
        <w:rPr>
          <w:rStyle w:val="None"/>
          <w:lang w:val="en-GB"/>
        </w:rPr>
        <w:t>Facial attractiveness dataset 1</w:t>
      </w:r>
    </w:p>
    <w:p w14:paraId="00611DBA" w14:textId="7C92FC26" w:rsidR="00F7085F" w:rsidRPr="0084610D" w:rsidRDefault="00000000">
      <w:pPr>
        <w:pStyle w:val="BodyA"/>
        <w:spacing w:after="288" w:line="480" w:lineRule="auto"/>
        <w:rPr>
          <w:rStyle w:val="None"/>
          <w:lang w:val="en-GB"/>
        </w:rPr>
      </w:pPr>
      <w:r w:rsidRPr="0084610D">
        <w:rPr>
          <w:rStyle w:val="None"/>
          <w:lang w:val="en-GB"/>
        </w:rPr>
        <w:tab/>
        <w:t xml:space="preserve">Behavioural performance and demonstration that participants sample more than the ground truth benchmark for this dataset were reported as Study 2 in Furl and colleagues (2019). The 20 participants </w:t>
      </w:r>
      <w:ins w:id="265" w:author="Furl, Nicholas" w:date="2026-07-01T17:24:00Z" w16du:dateUtc="2026-07-01T16:24:00Z">
        <w:r w:rsidR="00FA5D63">
          <w:rPr>
            <w:rStyle w:val="None"/>
            <w:lang w:val="en-GB"/>
          </w:rPr>
          <w:t xml:space="preserve">(14 female and </w:t>
        </w:r>
      </w:ins>
      <w:ins w:id="266" w:author="Furl, Nicholas" w:date="2026-07-01T17:25:00Z" w16du:dateUtc="2026-07-01T16:25:00Z">
        <w:r w:rsidR="00FA5D63">
          <w:rPr>
            <w:rStyle w:val="None"/>
            <w:lang w:val="en-GB"/>
          </w:rPr>
          <w:t>six</w:t>
        </w:r>
      </w:ins>
      <w:ins w:id="267" w:author="Furl, Nicholas" w:date="2026-07-01T17:24:00Z" w16du:dateUtc="2026-07-01T16:24:00Z">
        <w:r w:rsidR="00FA5D63">
          <w:rPr>
            <w:rStyle w:val="None"/>
            <w:lang w:val="en-GB"/>
          </w:rPr>
          <w:t xml:space="preserve"> male) </w:t>
        </w:r>
      </w:ins>
      <w:r w:rsidRPr="0084610D">
        <w:rPr>
          <w:rStyle w:val="None"/>
          <w:lang w:val="en-GB"/>
        </w:rPr>
        <w:t xml:space="preserve">were instructed that they would encounter face images of individuals interested in dating them and that the participant’s goal was to try to choose the most attractive dates possible. Participants opted to choose dates from either male or female face sets. Participants in phase 1 rated 426 face images (Bainbridge et al., 2013) for facial attractiveness. Each image was rated three times on an integer scale from 1 to 9. After a brief distractor task, in which participants solved difficult arithmetic problems, they engaged with 28 decision sequences. For each participant, the paradigm generated a fresh random selection (without replacement) of sequence options from phase 1 for every sequence. The facial attractiveness dataset 1 paradigm was programmed in MATLAB R2020b (2010) using the COGENT 2000 toolbox http://www.vislab.ucl.ac.uk/cogent.php and data were collected in person in a laboratory setting. </w:t>
      </w:r>
    </w:p>
    <w:p w14:paraId="28BE1947" w14:textId="77777777" w:rsidR="00F7085F" w:rsidRPr="0084610D" w:rsidRDefault="00000000">
      <w:pPr>
        <w:pStyle w:val="BodyA"/>
        <w:spacing w:after="288" w:line="480" w:lineRule="auto"/>
        <w:rPr>
          <w:rStyle w:val="None"/>
          <w:lang w:val="en-GB"/>
        </w:rPr>
      </w:pPr>
      <w:r w:rsidRPr="0084610D">
        <w:rPr>
          <w:rStyle w:val="None"/>
          <w:lang w:val="en-GB"/>
        </w:rPr>
        <w:t>Matchmaker dataset</w:t>
      </w:r>
    </w:p>
    <w:p w14:paraId="1FDC6ED2" w14:textId="06848663" w:rsidR="00F7085F" w:rsidRPr="0084610D" w:rsidRDefault="00000000">
      <w:pPr>
        <w:pStyle w:val="BodyA"/>
        <w:spacing w:after="288" w:line="480" w:lineRule="auto"/>
        <w:rPr>
          <w:rStyle w:val="None"/>
          <w:lang w:val="en-GB"/>
        </w:rPr>
      </w:pPr>
      <w:r w:rsidRPr="0084610D">
        <w:rPr>
          <w:rStyle w:val="None"/>
          <w:lang w:val="en-GB"/>
        </w:rPr>
        <w:tab/>
        <w:t xml:space="preserve">Analysis of the matchmaker dataset has not been previously published. The paradigm was originally designed to test whether oversampling would replicate when facial attractiveness decisions were divorced from personal mate choice, where participants choose dates for themselves. To test whether participants change strategy when making mate choice decisions for others, we asked participants to imagine they were professional matchmakers and to choose the most attractive faces they could on behalf of a (fictitious) client, who has employed them to select suitable dates. Methods were identical to facial attractiveness dataset 1 aside from these </w:t>
      </w:r>
      <w:r w:rsidRPr="0084610D">
        <w:rPr>
          <w:rStyle w:val="None"/>
          <w:lang w:val="en-GB"/>
        </w:rPr>
        <w:lastRenderedPageBreak/>
        <w:t xml:space="preserve">instructions. We enrolled 20 participants (equal gender split), who each chose which gender of face they would like to match for their client. Data were collected in person in a laboratory setting. </w:t>
      </w:r>
    </w:p>
    <w:p w14:paraId="66942EBA" w14:textId="77777777" w:rsidR="00F7085F" w:rsidRPr="0084610D" w:rsidRDefault="00000000">
      <w:pPr>
        <w:pStyle w:val="BodyA"/>
        <w:spacing w:after="288" w:line="480" w:lineRule="auto"/>
        <w:rPr>
          <w:rStyle w:val="None"/>
          <w:lang w:val="en-GB"/>
        </w:rPr>
      </w:pPr>
      <w:r w:rsidRPr="0084610D">
        <w:rPr>
          <w:rStyle w:val="None"/>
          <w:lang w:val="en-GB"/>
        </w:rPr>
        <w:t>Trustworthiness dataset 1</w:t>
      </w:r>
    </w:p>
    <w:p w14:paraId="5DD17780" w14:textId="77777777" w:rsidR="00F7085F" w:rsidRPr="0084610D" w:rsidRDefault="00000000">
      <w:pPr>
        <w:pStyle w:val="BodyA"/>
        <w:spacing w:after="288" w:line="480" w:lineRule="auto"/>
        <w:rPr>
          <w:rStyle w:val="None"/>
          <w:lang w:val="en-GB"/>
        </w:rPr>
      </w:pPr>
      <w:r w:rsidRPr="0084610D">
        <w:rPr>
          <w:rStyle w:val="None"/>
          <w:lang w:val="en-GB"/>
        </w:rPr>
        <w:tab/>
        <w:t>Analysis of trustworthiness dataset 1 has not been previously published. We attempted to replicate oversampling in a paradigm where the option values were still face images but the facial characteristic being maximised by choice was different from attractiveness. We chose a characteristic, trustworthiness, that seemed relevant to real-world contexts, as decisions in contexts like courtrooms can be influenced by facial trustworthiness (</w:t>
      </w:r>
      <w:proofErr w:type="spellStart"/>
      <w:r w:rsidRPr="0084610D">
        <w:rPr>
          <w:rStyle w:val="None"/>
          <w:lang w:val="en-GB"/>
        </w:rPr>
        <w:t>Olivola</w:t>
      </w:r>
      <w:proofErr w:type="spellEnd"/>
      <w:r w:rsidRPr="0084610D">
        <w:rPr>
          <w:rStyle w:val="None"/>
          <w:lang w:val="en-GB"/>
        </w:rPr>
        <w:t xml:space="preserve"> et al., 2014). Participants chose a face gender for the task, as in the previous datasets. They started the task by rating faces for trustworthiness in phase 1 and then, in the subsequent decision task, trying to choose the most trustworthy-appearing face they could. Methods were identical to face attractiveness dataset 1 and matchmaker dataset, except for these instructions. Most of the 20 participants were female (</w:t>
      </w:r>
      <w:r w:rsidRPr="0084610D">
        <w:rPr>
          <w:rStyle w:val="None"/>
          <w:i/>
          <w:iCs/>
          <w:lang w:val="en-GB"/>
        </w:rPr>
        <w:t>N</w:t>
      </w:r>
      <w:r w:rsidRPr="0084610D">
        <w:rPr>
          <w:rStyle w:val="None"/>
          <w:lang w:val="en-GB"/>
        </w:rPr>
        <w:t xml:space="preserve"> = 18). Data were collected in person in a laboratory setting.</w:t>
      </w:r>
    </w:p>
    <w:p w14:paraId="47E252D9" w14:textId="77777777" w:rsidR="00F7085F" w:rsidRPr="0084610D" w:rsidRDefault="00000000">
      <w:pPr>
        <w:pStyle w:val="BodyA"/>
        <w:spacing w:after="288" w:line="480" w:lineRule="auto"/>
        <w:rPr>
          <w:rStyle w:val="None"/>
          <w:lang w:val="en-GB"/>
        </w:rPr>
      </w:pPr>
      <w:r w:rsidRPr="0084610D">
        <w:rPr>
          <w:rStyle w:val="None"/>
          <w:lang w:val="en-GB"/>
        </w:rPr>
        <w:t>Trustworthiness dataset 2</w:t>
      </w:r>
    </w:p>
    <w:p w14:paraId="50913782" w14:textId="165E7A70" w:rsidR="00F7085F" w:rsidRPr="0084610D" w:rsidRDefault="00000000">
      <w:pPr>
        <w:pStyle w:val="BodyA"/>
        <w:spacing w:after="288" w:line="480" w:lineRule="auto"/>
        <w:rPr>
          <w:rStyle w:val="None"/>
          <w:lang w:val="en-GB"/>
        </w:rPr>
      </w:pPr>
      <w:r w:rsidRPr="0084610D">
        <w:rPr>
          <w:rStyle w:val="None"/>
          <w:lang w:val="en-GB"/>
        </w:rPr>
        <w:tab/>
        <w:t xml:space="preserve">Analysis of trustworthiness dataset 2 has not been previously published. This replication study aimed to validate the evidence for oversampling in our previous studies by obtaining an equivalent result of oversampling bias using a larger sample of participants with more data collected per participant. We enrolled from the online Prolific platform (Prolific, 2014) 64 participants </w:t>
      </w:r>
      <w:ins w:id="268" w:author="Furl, Nicholas" w:date="2026-07-01T17:58:00Z" w16du:dateUtc="2026-07-01T16:58:00Z">
        <w:r w:rsidR="009F0070">
          <w:rPr>
            <w:rStyle w:val="None"/>
            <w:lang w:val="en-GB"/>
          </w:rPr>
          <w:t xml:space="preserve">(54 female) </w:t>
        </w:r>
      </w:ins>
      <w:r w:rsidRPr="0084610D">
        <w:rPr>
          <w:rStyle w:val="None"/>
          <w:lang w:val="en-GB"/>
        </w:rPr>
        <w:t xml:space="preserve">between the ages of 18 and 35 years old from the majority English-speaking countries United Kingdom, Ireland, United States, Canada, Australia, and New Zealand. The paradigm was designed and hosted on the Gorilla Experiment Builder platform (Anwyl-Irvine et al., 2020). Participants in phase 1 chose whether they wanted to rate male or female faces and then rated the same images used in our previous studies for trustworthiness. Three images of all the identities were arranged into a random </w:t>
      </w:r>
      <w:proofErr w:type="gramStart"/>
      <w:r w:rsidRPr="0084610D">
        <w:rPr>
          <w:rStyle w:val="None"/>
          <w:lang w:val="en-GB"/>
        </w:rPr>
        <w:t>sequence</w:t>
      </w:r>
      <w:proofErr w:type="gramEnd"/>
      <w:r w:rsidRPr="0084610D">
        <w:rPr>
          <w:rStyle w:val="None"/>
          <w:lang w:val="en-GB"/>
        </w:rPr>
        <w:t xml:space="preserve"> and each image was rated using a 100-point sliding scale, where </w:t>
      </w:r>
      <w:r w:rsidRPr="0084610D">
        <w:rPr>
          <w:rStyle w:val="None"/>
          <w:lang w:val="en-GB"/>
        </w:rPr>
        <w:lastRenderedPageBreak/>
        <w:t xml:space="preserve">the slider position was initially hidden and only appeared when the participant </w:t>
      </w:r>
      <w:proofErr w:type="gramStart"/>
      <w:r w:rsidRPr="0084610D">
        <w:rPr>
          <w:rStyle w:val="None"/>
          <w:lang w:val="en-GB"/>
        </w:rPr>
        <w:t>made a selection</w:t>
      </w:r>
      <w:proofErr w:type="gramEnd"/>
      <w:r w:rsidRPr="0084610D">
        <w:rPr>
          <w:rStyle w:val="None"/>
          <w:lang w:val="en-GB"/>
        </w:rPr>
        <w:t xml:space="preserve"> via mouse click. The optimal stopping task immediately followed phase 1, without any intervening distractor task. In the optimal stopping task, participants attempted to choose the most trustworthy face possible. Options were randomly sampled without replacement from the face identities rated in phase 1. Each of the 40 sequences used the same fixed order of options for every participant, although these fixed sequences were presented in a different random order for every participant. Options that remained unsampled in each sequence after choice were replaced by grey squares, which the participant needed to page through via button press. Upon sequence completion, a feedback screen was displayed, as already described for the datasets above.</w:t>
      </w:r>
    </w:p>
    <w:p w14:paraId="6E0B468C" w14:textId="77777777" w:rsidR="00F7085F" w:rsidRPr="0084610D" w:rsidRDefault="00000000">
      <w:pPr>
        <w:pStyle w:val="BodyA"/>
        <w:spacing w:after="288" w:line="480" w:lineRule="auto"/>
        <w:rPr>
          <w:rStyle w:val="None"/>
          <w:lang w:val="en-GB"/>
        </w:rPr>
      </w:pPr>
      <w:r w:rsidRPr="0084610D">
        <w:rPr>
          <w:rStyle w:val="None"/>
          <w:lang w:val="en-GB"/>
        </w:rPr>
        <w:t>Facial attractiveness dataset 2, foods dataset 1 and vacations dataset 1</w:t>
      </w:r>
    </w:p>
    <w:p w14:paraId="419E5E46" w14:textId="7D4C762F" w:rsidR="00F7085F" w:rsidRPr="0084610D" w:rsidRDefault="00000000">
      <w:pPr>
        <w:pStyle w:val="BodyA"/>
        <w:spacing w:after="288" w:line="480" w:lineRule="auto"/>
        <w:rPr>
          <w:rStyle w:val="None"/>
          <w:lang w:val="en-GB"/>
        </w:rPr>
      </w:pPr>
      <w:r w:rsidRPr="0084610D">
        <w:rPr>
          <w:rStyle w:val="None"/>
          <w:lang w:val="en-GB"/>
        </w:rPr>
        <w:tab/>
        <w:t>These three datasets were previously analysed in van de Wouw and colleagues (2022), which showed for all datasets that participants sampled more than the ground truth benchmark did. They shared identical methods with trustworthiness dataset 2, apart from the following exceptions. Seventy-five participants per dataset were recruited from Prolific</w:t>
      </w:r>
      <w:ins w:id="269" w:author="Furl, Nicholas" w:date="2026-07-01T17:53:00Z" w16du:dateUtc="2026-07-01T16:53:00Z">
        <w:r w:rsidR="00052D73">
          <w:rPr>
            <w:rStyle w:val="None"/>
            <w:lang w:val="en-GB"/>
          </w:rPr>
          <w:t xml:space="preserve"> (</w:t>
        </w:r>
      </w:ins>
      <w:ins w:id="270" w:author="Furl, Nicholas" w:date="2026-07-01T17:54:00Z" w16du:dateUtc="2026-07-01T16:54:00Z">
        <w:r w:rsidR="00052D73">
          <w:rPr>
            <w:rStyle w:val="None"/>
            <w:lang w:val="en-GB"/>
          </w:rPr>
          <w:t xml:space="preserve">48 female in facial attractiveness dataset 2, </w:t>
        </w:r>
      </w:ins>
      <w:ins w:id="271" w:author="Furl, Nicholas" w:date="2026-07-01T17:53:00Z" w16du:dateUtc="2026-07-01T16:53:00Z">
        <w:r w:rsidR="00052D73">
          <w:rPr>
            <w:rStyle w:val="None"/>
            <w:lang w:val="en-GB"/>
          </w:rPr>
          <w:t xml:space="preserve">45 </w:t>
        </w:r>
        <w:proofErr w:type="gramStart"/>
        <w:r w:rsidR="00052D73">
          <w:rPr>
            <w:rStyle w:val="None"/>
            <w:lang w:val="en-GB"/>
          </w:rPr>
          <w:t>female</w:t>
        </w:r>
        <w:proofErr w:type="gramEnd"/>
        <w:r w:rsidR="00052D73">
          <w:rPr>
            <w:rStyle w:val="None"/>
            <w:lang w:val="en-GB"/>
          </w:rPr>
          <w:t xml:space="preserve"> in foods </w:t>
        </w:r>
      </w:ins>
      <w:ins w:id="272" w:author="Furl, Nicholas" w:date="2026-07-01T17:54:00Z" w16du:dateUtc="2026-07-01T16:54:00Z">
        <w:r w:rsidR="00052D73">
          <w:rPr>
            <w:rStyle w:val="None"/>
            <w:lang w:val="en-GB"/>
          </w:rPr>
          <w:t xml:space="preserve">dataset 1, </w:t>
        </w:r>
      </w:ins>
      <w:ins w:id="273" w:author="Furl, Nicholas" w:date="2026-07-01T17:53:00Z" w16du:dateUtc="2026-07-01T16:53:00Z">
        <w:r w:rsidR="00052D73">
          <w:rPr>
            <w:rStyle w:val="None"/>
            <w:lang w:val="en-GB"/>
          </w:rPr>
          <w:t xml:space="preserve">50 </w:t>
        </w:r>
        <w:proofErr w:type="gramStart"/>
        <w:r w:rsidR="00052D73">
          <w:rPr>
            <w:rStyle w:val="None"/>
            <w:lang w:val="en-GB"/>
          </w:rPr>
          <w:t>female</w:t>
        </w:r>
        <w:proofErr w:type="gramEnd"/>
        <w:r w:rsidR="00052D73">
          <w:rPr>
            <w:rStyle w:val="None"/>
            <w:lang w:val="en-GB"/>
          </w:rPr>
          <w:t xml:space="preserve"> in vacations dataset 1)</w:t>
        </w:r>
      </w:ins>
      <w:r w:rsidRPr="0084610D">
        <w:rPr>
          <w:rStyle w:val="None"/>
          <w:lang w:val="en-GB"/>
        </w:rPr>
        <w:t xml:space="preserve">. Participants rated 90 images in phase 1 for </w:t>
      </w:r>
      <w:r w:rsidRPr="0084610D">
        <w:rPr>
          <w:rStyle w:val="None"/>
          <w:rFonts w:ascii="Arial Unicode MS" w:hAnsi="Arial Unicode MS"/>
          <w:rtl/>
          <w:lang w:val="en-GB"/>
        </w:rPr>
        <w:t>“</w:t>
      </w:r>
      <w:r w:rsidRPr="0084610D">
        <w:rPr>
          <w:rStyle w:val="None"/>
          <w:lang w:val="en-GB"/>
        </w:rPr>
        <w:t>attractiveness”, each twice. They engaged with five sequences during the sequence decision task. In facial attractiveness dataset 2, participants were instructed to choose the most attractive face that they could. In foods dataset 1, stimuli included photographs of prepared meals, (</w:t>
      </w:r>
      <w:proofErr w:type="spellStart"/>
      <w:r w:rsidRPr="0084610D">
        <w:rPr>
          <w:rStyle w:val="None"/>
          <w:lang w:val="en-GB"/>
        </w:rPr>
        <w:t>Blechert</w:t>
      </w:r>
      <w:proofErr w:type="spellEnd"/>
      <w:r w:rsidRPr="0084610D">
        <w:rPr>
          <w:rStyle w:val="None"/>
          <w:lang w:val="en-GB"/>
        </w:rPr>
        <w:t xml:space="preserve"> et al., 2019). In vacations dataset 1, stimuli included images of popular vacation sites (e.g., the Eiffel Tower) taken from a royalty-free image database (</w:t>
      </w:r>
      <w:hyperlink r:id="rId9" w:history="1">
        <w:r w:rsidR="00F7085F" w:rsidRPr="0084610D">
          <w:rPr>
            <w:rStyle w:val="Hyperlink0"/>
            <w:lang w:val="en-GB"/>
          </w:rPr>
          <w:t>www.shutterstock.com</w:t>
        </w:r>
      </w:hyperlink>
      <w:r w:rsidRPr="0084610D">
        <w:rPr>
          <w:rStyle w:val="None"/>
          <w:lang w:val="en-GB"/>
        </w:rPr>
        <w:t xml:space="preserve">). For all datasets, participants were instructed to choose as attractive an option as possible. </w:t>
      </w:r>
    </w:p>
    <w:p w14:paraId="73936F2E" w14:textId="77777777" w:rsidR="00F7085F" w:rsidRPr="0084610D" w:rsidRDefault="00000000">
      <w:pPr>
        <w:pStyle w:val="BodyA"/>
        <w:spacing w:after="288" w:line="480" w:lineRule="auto"/>
        <w:rPr>
          <w:rStyle w:val="None"/>
          <w:lang w:val="en-GB"/>
        </w:rPr>
      </w:pPr>
      <w:r w:rsidRPr="0084610D">
        <w:rPr>
          <w:rStyle w:val="None"/>
          <w:lang w:val="en-GB"/>
        </w:rPr>
        <w:t>Facial attractiveness dataset 3, foods dataset 2 and vacations dataset 2</w:t>
      </w:r>
    </w:p>
    <w:p w14:paraId="7A1D2A0C" w14:textId="3D150C4F" w:rsidR="00F7085F" w:rsidRPr="0084610D" w:rsidRDefault="00000000">
      <w:pPr>
        <w:pStyle w:val="BodyA"/>
        <w:spacing w:after="288" w:line="480" w:lineRule="auto"/>
        <w:ind w:firstLine="720"/>
        <w:rPr>
          <w:rStyle w:val="None"/>
          <w:lang w:val="en-GB"/>
        </w:rPr>
      </w:pPr>
      <w:r w:rsidRPr="0084610D">
        <w:rPr>
          <w:rStyle w:val="None"/>
          <w:lang w:val="en-GB"/>
        </w:rPr>
        <w:t xml:space="preserve">These three datasets were reported in van de Wouw and colleagues (2022) and replicated the higher sampling rates for participants compared to the ground truth benchmark. The studies </w:t>
      </w:r>
      <w:r w:rsidRPr="0084610D">
        <w:rPr>
          <w:rStyle w:val="None"/>
          <w:lang w:val="en-GB"/>
        </w:rPr>
        <w:lastRenderedPageBreak/>
        <w:t>were respectively identical to facial attractiveness dataset 2, foods dataset 1 and vacations dataset 1, aside from the participant sample. This participant sample was collected in-person on campus at Royal Holloway, University of London open days from prospective undergraduate candidates and their families. There were 32 participants in facial attractiveness dataset 3</w:t>
      </w:r>
      <w:ins w:id="274" w:author="Furl, Nicholas" w:date="2026-07-01T17:33:00Z" w16du:dateUtc="2026-07-01T16:33:00Z">
        <w:r w:rsidR="00681448">
          <w:rPr>
            <w:rStyle w:val="None"/>
            <w:lang w:val="en-GB"/>
          </w:rPr>
          <w:t xml:space="preserve"> (26 female)</w:t>
        </w:r>
      </w:ins>
      <w:r w:rsidRPr="0084610D">
        <w:rPr>
          <w:rStyle w:val="None"/>
          <w:lang w:val="en-GB"/>
        </w:rPr>
        <w:t>, 28 in foods dataset 2</w:t>
      </w:r>
      <w:ins w:id="275" w:author="Furl, Nicholas" w:date="2026-07-01T17:33:00Z" w16du:dateUtc="2026-07-01T16:33:00Z">
        <w:r w:rsidR="00681448">
          <w:rPr>
            <w:rStyle w:val="None"/>
            <w:lang w:val="en-GB"/>
          </w:rPr>
          <w:t xml:space="preserve"> (17 female)</w:t>
        </w:r>
      </w:ins>
      <w:r w:rsidRPr="0084610D">
        <w:rPr>
          <w:rStyle w:val="None"/>
          <w:lang w:val="en-GB"/>
        </w:rPr>
        <w:t>, and 36 in vacations dataset 2</w:t>
      </w:r>
      <w:ins w:id="276" w:author="Furl, Nicholas" w:date="2026-07-01T17:33:00Z" w16du:dateUtc="2026-07-01T16:33:00Z">
        <w:r w:rsidR="00681448">
          <w:rPr>
            <w:rStyle w:val="None"/>
            <w:lang w:val="en-GB"/>
          </w:rPr>
          <w:t xml:space="preserve"> (26 female)</w:t>
        </w:r>
      </w:ins>
      <w:r w:rsidRPr="0084610D">
        <w:rPr>
          <w:rStyle w:val="None"/>
          <w:lang w:val="en-GB"/>
        </w:rPr>
        <w:t xml:space="preserve">. </w:t>
      </w:r>
    </w:p>
    <w:p w14:paraId="484E163B" w14:textId="77777777" w:rsidR="00BE2C87" w:rsidRPr="00BE2C87" w:rsidRDefault="00BE2C87">
      <w:pPr>
        <w:pStyle w:val="BodyA"/>
        <w:spacing w:after="288" w:line="480" w:lineRule="auto"/>
        <w:rPr>
          <w:ins w:id="277" w:author="Furl, Nicholas" w:date="2026-07-02T09:55:00Z"/>
          <w:rFonts w:cs="Arial Unicode MS"/>
          <w:lang w:val="en-GB"/>
          <w14:textOutline w14:w="0" w14:cap="flat" w14:cmpd="sng" w14:algn="ctr">
            <w14:noFill/>
            <w14:prstDash w14:val="solid"/>
            <w14:bevel/>
          </w14:textOutline>
          <w:rPrChange w:id="278" w:author="Furl, Nicholas" w:date="2026-07-02T09:55:00Z" w16du:dateUtc="2026-07-02T08:55:00Z">
            <w:rPr>
              <w:ins w:id="279" w:author="Furl, Nicholas" w:date="2026-07-02T09:55:00Z"/>
              <w:rFonts w:cs="Arial Unicode MS"/>
              <w:b/>
              <w:bCs/>
              <w:lang w:val="en-GB"/>
              <w14:textOutline w14:w="0" w14:cap="flat" w14:cmpd="sng" w14:algn="ctr">
                <w14:noFill/>
                <w14:prstDash w14:val="solid"/>
                <w14:bevel/>
              </w14:textOutline>
            </w:rPr>
          </w:rPrChange>
        </w:rPr>
        <w:pPrChange w:id="280" w:author="Furl, Nicholas" w:date="2026-07-02T09:55:00Z" w16du:dateUtc="2026-07-02T08:55:00Z">
          <w:pPr>
            <w:pStyle w:val="BodyA"/>
            <w:spacing w:after="288" w:line="480" w:lineRule="auto"/>
            <w:ind w:firstLine="720"/>
          </w:pPr>
        </w:pPrChange>
      </w:pPr>
      <w:ins w:id="281" w:author="Furl, Nicholas" w:date="2026-07-02T09:55:00Z">
        <w:r w:rsidRPr="00BE2C87">
          <w:rPr>
            <w:rFonts w:cs="Arial Unicode MS"/>
            <w:lang w:val="en-GB"/>
            <w14:textOutline w14:w="0" w14:cap="flat" w14:cmpd="sng" w14:algn="ctr">
              <w14:noFill/>
              <w14:prstDash w14:val="solid"/>
              <w14:bevel/>
            </w14:textOutline>
            <w:rPrChange w:id="282" w:author="Furl, Nicholas" w:date="2026-07-02T09:55:00Z" w16du:dateUtc="2026-07-02T08:55:00Z">
              <w:rPr>
                <w:rFonts w:cs="Arial Unicode MS"/>
                <w:b/>
                <w:bCs/>
                <w:lang w:val="en-GB"/>
                <w14:textOutline w14:w="0" w14:cap="flat" w14:cmpd="sng" w14:algn="ctr">
                  <w14:noFill/>
                  <w14:prstDash w14:val="solid"/>
                  <w14:bevel/>
                </w14:textOutline>
              </w:rPr>
            </w:rPrChange>
          </w:rPr>
          <w:t>Ground-truth benchmark and Bayesian-model framework</w:t>
        </w:r>
      </w:ins>
    </w:p>
    <w:p w14:paraId="55DB28CB" w14:textId="00175808" w:rsidR="00B1210E" w:rsidRDefault="00BE2C87" w:rsidP="00B1210E">
      <w:pPr>
        <w:pStyle w:val="BodyA"/>
        <w:spacing w:after="288" w:line="480" w:lineRule="auto"/>
        <w:ind w:firstLine="720"/>
        <w:rPr>
          <w:ins w:id="283" w:author="Furl, Nicholas" w:date="2026-07-02T14:38:00Z" w16du:dateUtc="2026-07-02T13:38:00Z"/>
          <w:rFonts w:cs="Arial Unicode MS"/>
          <w14:textOutline w14:w="0" w14:cap="flat" w14:cmpd="sng" w14:algn="ctr">
            <w14:noFill/>
            <w14:prstDash w14:val="solid"/>
            <w14:bevel/>
          </w14:textOutline>
        </w:rPr>
      </w:pPr>
      <w:ins w:id="284" w:author="Furl, Nicholas" w:date="2026-07-02T09:55:00Z">
        <w:r w:rsidRPr="00BE2C87">
          <w:rPr>
            <w:rFonts w:cs="Arial Unicode MS"/>
            <w:lang w:val="en-GB"/>
            <w14:textOutline w14:w="0" w14:cap="flat" w14:cmpd="sng" w14:algn="ctr">
              <w14:noFill/>
              <w14:prstDash w14:val="solid"/>
              <w14:bevel/>
            </w14:textOutline>
          </w:rPr>
          <w:t>The ground-truth benchmark and two of the fitted models</w:t>
        </w:r>
      </w:ins>
      <w:ins w:id="285" w:author="Furl, Nicholas" w:date="2026-07-02T09:56:00Z" w16du:dateUtc="2026-07-02T08:56:00Z">
        <w:r>
          <w:rPr>
            <w:rFonts w:cs="Arial Unicode MS"/>
            <w:lang w:val="en-GB"/>
            <w14:textOutline w14:w="0" w14:cap="flat" w14:cmpd="sng" w14:algn="ctr">
              <w14:noFill/>
              <w14:prstDash w14:val="solid"/>
              <w14:bevel/>
            </w14:textOutline>
          </w:rPr>
          <w:t>,</w:t>
        </w:r>
      </w:ins>
      <w:ins w:id="286" w:author="Furl, Nicholas" w:date="2026-07-02T09:55:00Z">
        <w:r w:rsidRPr="00BE2C87">
          <w:rPr>
            <w:rFonts w:cs="Arial Unicode MS"/>
            <w:lang w:val="en-GB"/>
            <w14:textOutline w14:w="0" w14:cap="flat" w14:cmpd="sng" w14:algn="ctr">
              <w14:noFill/>
              <w14:prstDash w14:val="solid"/>
              <w14:bevel/>
            </w14:textOutline>
          </w:rPr>
          <w:t xml:space="preserve"> the cost</w:t>
        </w:r>
      </w:ins>
      <w:ins w:id="287" w:author="Furl, Nicholas" w:date="2026-07-02T09:56:00Z" w16du:dateUtc="2026-07-02T08:56:00Z">
        <w:r>
          <w:rPr>
            <w:rFonts w:cs="Arial Unicode MS"/>
            <w:lang w:val="en-GB"/>
            <w14:textOutline w14:w="0" w14:cap="flat" w14:cmpd="sng" w14:algn="ctr">
              <w14:noFill/>
              <w14:prstDash w14:val="solid"/>
              <w14:bevel/>
            </w14:textOutline>
          </w:rPr>
          <w:t xml:space="preserve"> </w:t>
        </w:r>
      </w:ins>
      <w:ins w:id="288" w:author="Furl, Nicholas" w:date="2026-07-02T09:55:00Z">
        <w:r w:rsidRPr="00BE2C87">
          <w:rPr>
            <w:rFonts w:cs="Arial Unicode MS"/>
            <w:lang w:val="en-GB"/>
            <w14:textOutline w14:w="0" w14:cap="flat" w14:cmpd="sng" w14:algn="ctr">
              <w14:noFill/>
              <w14:prstDash w14:val="solid"/>
              <w14:bevel/>
            </w14:textOutline>
          </w:rPr>
          <w:t>to</w:t>
        </w:r>
      </w:ins>
      <w:ins w:id="289" w:author="Furl, Nicholas" w:date="2026-07-02T09:56:00Z" w16du:dateUtc="2026-07-02T08:56:00Z">
        <w:r>
          <w:rPr>
            <w:rFonts w:cs="Arial Unicode MS"/>
            <w:lang w:val="en-GB"/>
            <w14:textOutline w14:w="0" w14:cap="flat" w14:cmpd="sng" w14:algn="ctr">
              <w14:noFill/>
              <w14:prstDash w14:val="solid"/>
              <w14:bevel/>
            </w14:textOutline>
          </w:rPr>
          <w:t xml:space="preserve"> </w:t>
        </w:r>
      </w:ins>
      <w:ins w:id="290" w:author="Furl, Nicholas" w:date="2026-07-02T09:55:00Z">
        <w:r w:rsidRPr="00BE2C87">
          <w:rPr>
            <w:rFonts w:cs="Arial Unicode MS"/>
            <w:lang w:val="en-GB"/>
            <w14:textOutline w14:w="0" w14:cap="flat" w14:cmpd="sng" w14:algn="ctr">
              <w14:noFill/>
              <w14:prstDash w14:val="solid"/>
              <w14:bevel/>
            </w14:textOutline>
          </w:rPr>
          <w:t>sample and biased</w:t>
        </w:r>
      </w:ins>
      <w:ins w:id="291" w:author="Furl, Nicholas" w:date="2026-07-02T09:56:00Z" w16du:dateUtc="2026-07-02T08:56:00Z">
        <w:r>
          <w:rPr>
            <w:rFonts w:cs="Arial Unicode MS"/>
            <w:lang w:val="en-GB"/>
            <w14:textOutline w14:w="0" w14:cap="flat" w14:cmpd="sng" w14:algn="ctr">
              <w14:noFill/>
              <w14:prstDash w14:val="solid"/>
              <w14:bevel/>
            </w14:textOutline>
          </w:rPr>
          <w:t xml:space="preserve"> </w:t>
        </w:r>
      </w:ins>
      <w:ins w:id="292" w:author="Furl, Nicholas" w:date="2026-07-02T09:55:00Z">
        <w:r w:rsidRPr="00BE2C87">
          <w:rPr>
            <w:rFonts w:cs="Arial Unicode MS"/>
            <w:lang w:val="en-GB"/>
            <w14:textOutline w14:w="0" w14:cap="flat" w14:cmpd="sng" w14:algn="ctr">
              <w14:noFill/>
              <w14:prstDash w14:val="solid"/>
              <w14:bevel/>
            </w14:textOutline>
          </w:rPr>
          <w:t>prior models</w:t>
        </w:r>
      </w:ins>
      <w:ins w:id="293" w:author="Furl, Nicholas" w:date="2026-07-02T09:56:00Z" w16du:dateUtc="2026-07-02T08:56:00Z">
        <w:r>
          <w:rPr>
            <w:rFonts w:cs="Arial Unicode MS"/>
            <w:lang w:val="en-GB"/>
            <w14:textOutline w14:w="0" w14:cap="flat" w14:cmpd="sng" w14:algn="ctr">
              <w14:noFill/>
              <w14:prstDash w14:val="solid"/>
              <w14:bevel/>
            </w14:textOutline>
          </w:rPr>
          <w:t>,</w:t>
        </w:r>
      </w:ins>
      <w:ins w:id="294" w:author="Furl, Nicholas" w:date="2026-07-02T09:55:00Z">
        <w:r w:rsidRPr="00BE2C87">
          <w:rPr>
            <w:rFonts w:cs="Arial Unicode MS"/>
            <w:lang w:val="en-GB"/>
            <w14:textOutline w14:w="0" w14:cap="flat" w14:cmpd="sng" w14:algn="ctr">
              <w14:noFill/>
              <w14:prstDash w14:val="solid"/>
              <w14:bevel/>
            </w14:textOutline>
          </w:rPr>
          <w:t xml:space="preserve"> share the same general </w:t>
        </w:r>
      </w:ins>
      <w:ins w:id="295" w:author="Furl, Nicholas" w:date="2026-07-02T09:56:00Z" w16du:dateUtc="2026-07-02T08:56:00Z">
        <w:r w:rsidR="003D2650">
          <w:rPr>
            <w:rFonts w:cs="Arial Unicode MS"/>
            <w:lang w:val="en-GB"/>
            <w14:textOutline w14:w="0" w14:cap="flat" w14:cmpd="sng" w14:algn="ctr">
              <w14:noFill/>
              <w14:prstDash w14:val="solid"/>
              <w14:bevel/>
            </w14:textOutline>
          </w:rPr>
          <w:t xml:space="preserve">Bayesian Markov </w:t>
        </w:r>
      </w:ins>
      <w:ins w:id="296" w:author="Furl, Nicholas" w:date="2026-07-02T15:11:00Z" w16du:dateUtc="2026-07-02T14:11:00Z">
        <w:r w:rsidR="0017219F">
          <w:rPr>
            <w:rFonts w:cs="Arial Unicode MS"/>
            <w:lang w:val="en-GB"/>
            <w14:textOutline w14:w="0" w14:cap="flat" w14:cmpd="sng" w14:algn="ctr">
              <w14:noFill/>
              <w14:prstDash w14:val="solid"/>
              <w14:bevel/>
            </w14:textOutline>
          </w:rPr>
          <w:t>d</w:t>
        </w:r>
      </w:ins>
      <w:ins w:id="297" w:author="Furl, Nicholas" w:date="2026-07-02T09:56:00Z" w16du:dateUtc="2026-07-02T08:56:00Z">
        <w:r w:rsidR="003D2650">
          <w:rPr>
            <w:rFonts w:cs="Arial Unicode MS"/>
            <w:lang w:val="en-GB"/>
            <w14:textOutline w14:w="0" w14:cap="flat" w14:cmpd="sng" w14:algn="ctr">
              <w14:noFill/>
              <w14:prstDash w14:val="solid"/>
              <w14:bevel/>
            </w14:textOutline>
          </w:rPr>
          <w:t>ecision</w:t>
        </w:r>
      </w:ins>
      <w:ins w:id="298" w:author="Furl, Nicholas" w:date="2026-07-02T09:55:00Z">
        <w:r w:rsidRPr="00BE2C87">
          <w:rPr>
            <w:rFonts w:cs="Arial Unicode MS"/>
            <w:lang w:val="en-GB"/>
            <w14:textOutline w14:w="0" w14:cap="flat" w14:cmpd="sng" w14:algn="ctr">
              <w14:noFill/>
              <w14:prstDash w14:val="solid"/>
              <w14:bevel/>
            </w14:textOutline>
          </w:rPr>
          <w:t xml:space="preserve"> framework. </w:t>
        </w:r>
      </w:ins>
      <w:ins w:id="299" w:author="Furl, Nicholas" w:date="2026-07-02T14:21:00Z" w16du:dateUtc="2026-07-02T13:21:00Z">
        <w:r w:rsidR="004D37BB">
          <w:rPr>
            <w:rFonts w:cs="Arial Unicode MS"/>
            <w14:textOutline w14:w="0" w14:cap="flat" w14:cmpd="sng" w14:algn="ctr">
              <w14:noFill/>
              <w14:prstDash w14:val="solid"/>
              <w14:bevel/>
            </w14:textOutline>
          </w:rPr>
          <w:t>W</w:t>
        </w:r>
      </w:ins>
      <w:ins w:id="300" w:author="Furl, Nicholas" w:date="2026-07-02T14:21:00Z">
        <w:r w:rsidR="004D37BB" w:rsidRPr="004D37BB">
          <w:rPr>
            <w:rFonts w:cs="Arial Unicode MS"/>
            <w14:textOutline w14:w="0" w14:cap="flat" w14:cmpd="sng" w14:algn="ctr">
              <w14:noFill/>
              <w14:prstDash w14:val="solid"/>
              <w14:bevel/>
            </w14:textOutline>
          </w:rPr>
          <w:t xml:space="preserve">e </w:t>
        </w:r>
      </w:ins>
      <w:ins w:id="301" w:author="Furl, Nicholas" w:date="2026-07-02T14:21:00Z" w16du:dateUtc="2026-07-02T13:21:00Z">
        <w:r w:rsidR="004D37BB">
          <w:rPr>
            <w:rFonts w:cs="Arial Unicode MS"/>
            <w14:textOutline w14:w="0" w14:cap="flat" w14:cmpd="sng" w14:algn="ctr">
              <w14:noFill/>
              <w14:prstDash w14:val="solid"/>
              <w14:bevel/>
            </w14:textOutline>
          </w:rPr>
          <w:t>define</w:t>
        </w:r>
      </w:ins>
      <w:ins w:id="302" w:author="Furl, Nicholas" w:date="2026-07-02T14:21:00Z">
        <w:r w:rsidR="004D37BB" w:rsidRPr="004D37BB">
          <w:rPr>
            <w:rFonts w:cs="Arial Unicode MS"/>
            <w14:textOutline w14:w="0" w14:cap="flat" w14:cmpd="sng" w14:algn="ctr">
              <w14:noFill/>
              <w14:prstDash w14:val="solid"/>
              <w14:bevel/>
            </w14:textOutline>
          </w:rPr>
          <w:t xml:space="preserve"> three distributions that are used </w:t>
        </w:r>
      </w:ins>
      <w:ins w:id="303" w:author="Furl, Nicholas" w:date="2026-07-02T14:22:00Z" w16du:dateUtc="2026-07-02T13:22:00Z">
        <w:r w:rsidR="004D37BB">
          <w:rPr>
            <w:rFonts w:cs="Arial Unicode MS"/>
            <w14:textOutline w14:w="0" w14:cap="flat" w14:cmpd="sng" w14:algn="ctr">
              <w14:noFill/>
              <w14:prstDash w14:val="solid"/>
              <w14:bevel/>
            </w14:textOutline>
          </w:rPr>
          <w:t>in the process of modelling</w:t>
        </w:r>
      </w:ins>
      <w:ins w:id="304" w:author="Furl, Nicholas" w:date="2026-07-02T14:21:00Z">
        <w:r w:rsidR="004D37BB" w:rsidRPr="004D37BB">
          <w:rPr>
            <w:rFonts w:cs="Arial Unicode MS"/>
            <w14:textOutline w14:w="0" w14:cap="flat" w14:cmpd="sng" w14:algn="ctr">
              <w14:noFill/>
              <w14:prstDash w14:val="solid"/>
              <w14:bevel/>
            </w14:textOutline>
          </w:rPr>
          <w:t xml:space="preserve">. First, the </w:t>
        </w:r>
        <w:r w:rsidR="004D37BB" w:rsidRPr="004D37BB">
          <w:rPr>
            <w:rFonts w:cs="Arial Unicode MS"/>
            <w14:textOutline w14:w="0" w14:cap="flat" w14:cmpd="sng" w14:algn="ctr">
              <w14:noFill/>
              <w14:prstDash w14:val="solid"/>
              <w14:bevel/>
            </w14:textOutline>
            <w:rPrChange w:id="305" w:author="Furl, Nicholas" w:date="2026-07-02T14:22:00Z" w16du:dateUtc="2026-07-02T13:22:00Z">
              <w:rPr>
                <w:rFonts w:cs="Arial Unicode MS"/>
                <w:b/>
                <w:bCs/>
                <w14:textOutline w14:w="0" w14:cap="flat" w14:cmpd="sng" w14:algn="ctr">
                  <w14:noFill/>
                  <w14:prstDash w14:val="solid"/>
                  <w14:bevel/>
                </w14:textOutline>
              </w:rPr>
            </w:rPrChange>
          </w:rPr>
          <w:t>empirical rating distribution</w:t>
        </w:r>
        <w:r w:rsidR="004D37BB" w:rsidRPr="004D37BB">
          <w:rPr>
            <w:rFonts w:cs="Arial Unicode MS"/>
            <w14:textOutline w14:w="0" w14:cap="flat" w14:cmpd="sng" w14:algn="ctr">
              <w14:noFill/>
              <w14:prstDash w14:val="solid"/>
              <w14:bevel/>
            </w14:textOutline>
          </w:rPr>
          <w:t xml:space="preserve"> is the distribution of subjective values obtained from a participant’s phase 1 ratings. Second, the </w:t>
        </w:r>
        <w:r w:rsidR="004D37BB" w:rsidRPr="004D37BB">
          <w:rPr>
            <w:rFonts w:cs="Arial Unicode MS"/>
            <w14:textOutline w14:w="0" w14:cap="flat" w14:cmpd="sng" w14:algn="ctr">
              <w14:noFill/>
              <w14:prstDash w14:val="solid"/>
              <w14:bevel/>
            </w14:textOutline>
            <w:rPrChange w:id="306" w:author="Furl, Nicholas" w:date="2026-07-02T14:22:00Z" w16du:dateUtc="2026-07-02T13:22:00Z">
              <w:rPr>
                <w:rFonts w:cs="Arial Unicode MS"/>
                <w:b/>
                <w:bCs/>
                <w14:textOutline w14:w="0" w14:cap="flat" w14:cmpd="sng" w14:algn="ctr">
                  <w14:noFill/>
                  <w14:prstDash w14:val="solid"/>
                  <w14:bevel/>
                </w14:textOutline>
              </w:rPr>
            </w:rPrChange>
          </w:rPr>
          <w:t>initial prior belief</w:t>
        </w:r>
        <w:r w:rsidR="004D37BB" w:rsidRPr="004D37BB">
          <w:rPr>
            <w:rFonts w:cs="Arial Unicode MS"/>
            <w14:textOutline w14:w="0" w14:cap="flat" w14:cmpd="sng" w14:algn="ctr">
              <w14:noFill/>
              <w14:prstDash w14:val="solid"/>
              <w14:bevel/>
            </w14:textOutline>
          </w:rPr>
          <w:t xml:space="preserve"> is the model’s belief about option values before a sequence beg</w:t>
        </w:r>
      </w:ins>
      <w:ins w:id="307" w:author="Furl, Nicholas" w:date="2026-07-02T15:11:00Z" w16du:dateUtc="2026-07-02T14:11:00Z">
        <w:r w:rsidR="005E06FC">
          <w:rPr>
            <w:rFonts w:cs="Arial Unicode MS"/>
            <w14:textOutline w14:w="0" w14:cap="flat" w14:cmpd="sng" w14:algn="ctr">
              <w14:noFill/>
              <w14:prstDash w14:val="solid"/>
              <w14:bevel/>
            </w14:textOutline>
          </w:rPr>
          <w:t>i</w:t>
        </w:r>
      </w:ins>
      <w:ins w:id="308" w:author="Furl, Nicholas" w:date="2026-07-02T14:21:00Z">
        <w:r w:rsidR="004D37BB" w:rsidRPr="004D37BB">
          <w:rPr>
            <w:rFonts w:cs="Arial Unicode MS"/>
            <w14:textOutline w14:w="0" w14:cap="flat" w14:cmpd="sng" w14:algn="ctr">
              <w14:noFill/>
              <w14:prstDash w14:val="solid"/>
              <w14:bevel/>
            </w14:textOutline>
          </w:rPr>
          <w:t>n</w:t>
        </w:r>
      </w:ins>
      <w:ins w:id="309" w:author="Furl, Nicholas" w:date="2026-07-02T15:11:00Z" w16du:dateUtc="2026-07-02T14:11:00Z">
        <w:r w:rsidR="005E06FC">
          <w:rPr>
            <w:rFonts w:cs="Arial Unicode MS"/>
            <w14:textOutline w14:w="0" w14:cap="flat" w14:cmpd="sng" w14:algn="ctr">
              <w14:noFill/>
              <w14:prstDash w14:val="solid"/>
              <w14:bevel/>
            </w14:textOutline>
          </w:rPr>
          <w:t>s</w:t>
        </w:r>
      </w:ins>
      <w:ins w:id="310" w:author="Furl, Nicholas" w:date="2026-07-02T14:21:00Z">
        <w:r w:rsidR="004D37BB" w:rsidRPr="004D37BB">
          <w:rPr>
            <w:rFonts w:cs="Arial Unicode MS"/>
            <w14:textOutline w14:w="0" w14:cap="flat" w14:cmpd="sng" w14:algn="ctr">
              <w14:noFill/>
              <w14:prstDash w14:val="solid"/>
              <w14:bevel/>
            </w14:textOutline>
          </w:rPr>
          <w:t xml:space="preserve">. Third, the </w:t>
        </w:r>
        <w:r w:rsidR="004D37BB" w:rsidRPr="004D37BB">
          <w:rPr>
            <w:rFonts w:cs="Arial Unicode MS"/>
            <w14:textOutline w14:w="0" w14:cap="flat" w14:cmpd="sng" w14:algn="ctr">
              <w14:noFill/>
              <w14:prstDash w14:val="solid"/>
              <w14:bevel/>
            </w14:textOutline>
            <w:rPrChange w:id="311" w:author="Furl, Nicholas" w:date="2026-07-02T14:22:00Z" w16du:dateUtc="2026-07-02T13:22:00Z">
              <w:rPr>
                <w:rFonts w:cs="Arial Unicode MS"/>
                <w:b/>
                <w:bCs/>
                <w14:textOutline w14:w="0" w14:cap="flat" w14:cmpd="sng" w14:algn="ctr">
                  <w14:noFill/>
                  <w14:prstDash w14:val="solid"/>
                  <w14:bevel/>
                </w14:textOutline>
              </w:rPr>
            </w:rPrChange>
          </w:rPr>
          <w:t>current predictive distribution</w:t>
        </w:r>
        <w:r w:rsidR="004D37BB" w:rsidRPr="004D37BB">
          <w:rPr>
            <w:rFonts w:cs="Arial Unicode MS"/>
            <w14:textOutline w14:w="0" w14:cap="flat" w14:cmpd="sng" w14:algn="ctr">
              <w14:noFill/>
              <w14:prstDash w14:val="solid"/>
              <w14:bevel/>
            </w14:textOutline>
          </w:rPr>
          <w:t xml:space="preserve"> is the model’s belief about possible future option values at a particular point within a sequence. </w:t>
        </w:r>
      </w:ins>
      <w:ins w:id="312" w:author="Furl, Nicholas" w:date="2026-07-02T14:26:00Z" w16du:dateUtc="2026-07-02T13:26:00Z">
        <w:r w:rsidR="00F35C97" w:rsidRPr="004D37BB">
          <w:rPr>
            <w:rFonts w:cs="Arial Unicode MS"/>
            <w14:textOutline w14:w="0" w14:cap="flat" w14:cmpd="sng" w14:algn="ctr">
              <w14:noFill/>
              <w14:prstDash w14:val="solid"/>
              <w14:bevel/>
            </w14:textOutline>
          </w:rPr>
          <w:t>At the start of a sequence, this predictive distribution is based on the initial prior belief.</w:t>
        </w:r>
        <w:r w:rsidR="00F35C97" w:rsidRPr="004D37BB">
          <w:rPr>
            <w:rFonts w:cs="Arial Unicode MS"/>
            <w:lang w:val="en-GB"/>
            <w14:textOutline w14:w="0" w14:cap="flat" w14:cmpd="sng" w14:algn="ctr">
              <w14:noFill/>
              <w14:prstDash w14:val="solid"/>
              <w14:bevel/>
            </w14:textOutline>
          </w:rPr>
          <w:t xml:space="preserve"> </w:t>
        </w:r>
      </w:ins>
      <w:ins w:id="313" w:author="Furl, Nicholas" w:date="2026-07-02T14:26:00Z">
        <w:r w:rsidR="00F35C97" w:rsidRPr="00F35C97">
          <w:rPr>
            <w:rFonts w:cs="Arial Unicode MS"/>
            <w14:textOutline w14:w="0" w14:cap="flat" w14:cmpd="sng" w14:algn="ctr">
              <w14:noFill/>
              <w14:prstDash w14:val="solid"/>
              <w14:bevel/>
            </w14:textOutline>
          </w:rPr>
          <w:t xml:space="preserve">As </w:t>
        </w:r>
      </w:ins>
      <w:ins w:id="314" w:author="Furl, Nicholas" w:date="2026-07-02T14:27:00Z" w16du:dateUtc="2026-07-02T13:27:00Z">
        <w:r w:rsidR="00F35C97">
          <w:rPr>
            <w:rFonts w:cs="Arial Unicode MS"/>
            <w14:textOutline w14:w="0" w14:cap="flat" w14:cmpd="sng" w14:algn="ctr">
              <w14:noFill/>
              <w14:prstDash w14:val="solid"/>
              <w14:bevel/>
            </w14:textOutline>
          </w:rPr>
          <w:t xml:space="preserve">new </w:t>
        </w:r>
      </w:ins>
      <w:ins w:id="315" w:author="Furl, Nicholas" w:date="2026-07-02T14:26:00Z">
        <w:r w:rsidR="00F35C97" w:rsidRPr="00F35C97">
          <w:rPr>
            <w:rFonts w:cs="Arial Unicode MS"/>
            <w14:textOutline w14:w="0" w14:cap="flat" w14:cmpd="sng" w14:algn="ctr">
              <w14:noFill/>
              <w14:prstDash w14:val="solid"/>
              <w14:bevel/>
            </w14:textOutline>
          </w:rPr>
          <w:t xml:space="preserve">options </w:t>
        </w:r>
      </w:ins>
      <w:ins w:id="316" w:author="Furl, Nicholas" w:date="2026-07-02T14:27:00Z" w16du:dateUtc="2026-07-02T13:27:00Z">
        <w:r w:rsidR="00F35C97">
          <w:rPr>
            <w:rFonts w:cs="Arial Unicode MS"/>
            <w14:textOutline w14:w="0" w14:cap="flat" w14:cmpd="sng" w14:algn="ctr">
              <w14:noFill/>
              <w14:prstDash w14:val="solid"/>
              <w14:bevel/>
            </w14:textOutline>
          </w:rPr>
          <w:t xml:space="preserve">in each sequence </w:t>
        </w:r>
      </w:ins>
      <w:ins w:id="317" w:author="Furl, Nicholas" w:date="2026-07-02T14:26:00Z">
        <w:r w:rsidR="00F35C97" w:rsidRPr="00F35C97">
          <w:rPr>
            <w:rFonts w:cs="Arial Unicode MS"/>
            <w14:textOutline w14:w="0" w14:cap="flat" w14:cmpd="sng" w14:algn="ctr">
              <w14:noFill/>
              <w14:prstDash w14:val="solid"/>
              <w14:bevel/>
            </w14:textOutline>
          </w:rPr>
          <w:t>are encountered, the Bayesian models can update this belief, so that later decisions can be based on a posterior predictive distribution conditioned on the values already observed.</w:t>
        </w:r>
      </w:ins>
      <w:ins w:id="318" w:author="Furl, Nicholas" w:date="2026-07-02T14:27:00Z" w16du:dateUtc="2026-07-02T13:27:00Z">
        <w:r w:rsidR="00247F80">
          <w:rPr>
            <w:rFonts w:cs="Arial Unicode MS"/>
            <w14:textOutline w14:w="0" w14:cap="flat" w14:cmpd="sng" w14:algn="ctr">
              <w14:noFill/>
              <w14:prstDash w14:val="solid"/>
              <w14:bevel/>
            </w14:textOutline>
          </w:rPr>
          <w:t xml:space="preserve"> </w:t>
        </w:r>
      </w:ins>
      <w:ins w:id="319" w:author="Furl, Nicholas" w:date="2026-07-02T15:12:00Z" w16du:dateUtc="2026-07-02T14:12:00Z">
        <w:r w:rsidR="005E06FC" w:rsidRPr="005E06FC">
          <w:rPr>
            <w:rFonts w:cs="Arial Unicode MS"/>
            <w14:textOutline w14:w="0" w14:cap="flat" w14:cmpd="sng" w14:algn="ctr">
              <w14:noFill/>
              <w14:prstDash w14:val="solid"/>
              <w14:bevel/>
            </w14:textOutline>
          </w:rPr>
          <w:t>When the observed option values are broadly consistent with the initial prior belief, Bayesian updating has little influence on the resulting decision policy. We return to the role of Bayesian updating in the Discussion.</w:t>
        </w:r>
      </w:ins>
    </w:p>
    <w:p w14:paraId="76B7B676" w14:textId="7B50BE97" w:rsidR="00BE2C87" w:rsidRPr="00247F80" w:rsidRDefault="00B1210E" w:rsidP="00247F80">
      <w:pPr>
        <w:pStyle w:val="BodyA"/>
        <w:spacing w:after="288" w:line="480" w:lineRule="auto"/>
        <w:ind w:firstLine="720"/>
        <w:rPr>
          <w:ins w:id="320" w:author="Furl, Nicholas" w:date="2026-07-02T09:55:00Z"/>
          <w:rFonts w:cs="Arial Unicode MS"/>
          <w14:textOutline w14:w="0" w14:cap="flat" w14:cmpd="sng" w14:algn="ctr">
            <w14:noFill/>
            <w14:prstDash w14:val="solid"/>
            <w14:bevel/>
          </w14:textOutline>
          <w:rPrChange w:id="321" w:author="Furl, Nicholas" w:date="2026-07-02T14:27:00Z" w16du:dateUtc="2026-07-02T13:27:00Z">
            <w:rPr>
              <w:ins w:id="322" w:author="Furl, Nicholas" w:date="2026-07-02T09:55:00Z"/>
              <w:rFonts w:cs="Arial Unicode MS"/>
              <w:lang w:val="en-GB"/>
              <w14:textOutline w14:w="0" w14:cap="flat" w14:cmpd="sng" w14:algn="ctr">
                <w14:noFill/>
                <w14:prstDash w14:val="solid"/>
                <w14:bevel/>
              </w14:textOutline>
            </w:rPr>
          </w:rPrChange>
        </w:rPr>
      </w:pPr>
      <w:ins w:id="323" w:author="Furl, Nicholas" w:date="2026-07-02T14:47:00Z" w16du:dateUtc="2026-07-02T13:47:00Z">
        <w:r>
          <w:rPr>
            <w:rFonts w:cs="Arial Unicode MS"/>
            <w:lang w:val="en-GB"/>
            <w14:textOutline w14:w="0" w14:cap="flat" w14:cmpd="sng" w14:algn="ctr">
              <w14:noFill/>
              <w14:prstDash w14:val="solid"/>
              <w14:bevel/>
            </w14:textOutline>
          </w:rPr>
          <w:t>To enact this decision policy a</w:t>
        </w:r>
      </w:ins>
      <w:ins w:id="324" w:author="Furl, Nicholas" w:date="2026-07-02T09:55:00Z">
        <w:r w:rsidR="00BE2C87" w:rsidRPr="00BE2C87">
          <w:rPr>
            <w:rFonts w:cs="Arial Unicode MS"/>
            <w:lang w:val="en-GB"/>
            <w14:textOutline w14:w="0" w14:cap="flat" w14:cmpd="sng" w14:algn="ctr">
              <w14:noFill/>
              <w14:prstDash w14:val="solid"/>
              <w14:bevel/>
            </w14:textOutline>
          </w:rPr>
          <w:t>t each sequence position, the agent compare</w:t>
        </w:r>
      </w:ins>
      <w:ins w:id="325" w:author="Furl, Nicholas" w:date="2026-07-02T13:49:00Z" w16du:dateUtc="2026-07-02T12:49:00Z">
        <w:r w:rsidR="00DF5C5E">
          <w:rPr>
            <w:rFonts w:cs="Arial Unicode MS"/>
            <w:lang w:val="en-GB"/>
            <w14:textOutline w14:w="0" w14:cap="flat" w14:cmpd="sng" w14:algn="ctr">
              <w14:noFill/>
              <w14:prstDash w14:val="solid"/>
              <w14:bevel/>
            </w14:textOutline>
          </w:rPr>
          <w:t>s</w:t>
        </w:r>
      </w:ins>
      <w:ins w:id="326" w:author="Furl, Nicholas" w:date="2026-07-02T09:55:00Z">
        <w:r w:rsidR="00BE2C87" w:rsidRPr="00BE2C87">
          <w:rPr>
            <w:rFonts w:cs="Arial Unicode MS"/>
            <w:lang w:val="en-GB"/>
            <w14:textOutline w14:w="0" w14:cap="flat" w14:cmpd="sng" w14:algn="ctr">
              <w14:noFill/>
              <w14:prstDash w14:val="solid"/>
              <w14:bevel/>
            </w14:textOutline>
          </w:rPr>
          <w:t xml:space="preserve"> two action values: the value of </w:t>
        </w:r>
      </w:ins>
      <w:ins w:id="327" w:author="Furl, Nicholas" w:date="2026-07-02T09:56:00Z" w16du:dateUtc="2026-07-02T08:56:00Z">
        <w:r w:rsidR="0033058A">
          <w:rPr>
            <w:rFonts w:cs="Arial Unicode MS"/>
            <w:lang w:val="en-GB"/>
            <w14:textOutline w14:w="0" w14:cap="flat" w14:cmpd="sng" w14:algn="ctr">
              <w14:noFill/>
              <w14:prstDash w14:val="solid"/>
              <w14:bevel/>
            </w14:textOutline>
          </w:rPr>
          <w:t>taking</w:t>
        </w:r>
      </w:ins>
      <w:ins w:id="328" w:author="Furl, Nicholas" w:date="2026-07-02T09:55:00Z">
        <w:r w:rsidR="00BE2C87" w:rsidRPr="00BE2C87">
          <w:rPr>
            <w:rFonts w:cs="Arial Unicode MS"/>
            <w:lang w:val="en-GB"/>
            <w14:textOutline w14:w="0" w14:cap="flat" w14:cmpd="sng" w14:algn="ctr">
              <w14:noFill/>
              <w14:prstDash w14:val="solid"/>
              <w14:bevel/>
            </w14:textOutline>
          </w:rPr>
          <w:t xml:space="preserve"> the current option and ending the search </w:t>
        </w:r>
      </w:ins>
      <w:ins w:id="329" w:author="Furl, Nicholas" w:date="2026-07-02T13:49:00Z" w16du:dateUtc="2026-07-02T12:49:00Z">
        <w:r w:rsidR="00DF5C5E">
          <w:rPr>
            <w:rFonts w:cs="Arial Unicode MS"/>
            <w:lang w:val="en-GB"/>
            <w14:textOutline w14:w="0" w14:cap="flat" w14:cmpd="sng" w14:algn="ctr">
              <w14:noFill/>
              <w14:prstDash w14:val="solid"/>
              <w14:bevel/>
            </w14:textOutline>
          </w:rPr>
          <w:t>versus</w:t>
        </w:r>
      </w:ins>
      <w:ins w:id="330" w:author="Furl, Nicholas" w:date="2026-07-02T09:55:00Z">
        <w:r w:rsidR="00BE2C87" w:rsidRPr="00BE2C87">
          <w:rPr>
            <w:rFonts w:cs="Arial Unicode MS"/>
            <w:lang w:val="en-GB"/>
            <w14:textOutline w14:w="0" w14:cap="flat" w14:cmpd="sng" w14:algn="ctr">
              <w14:noFill/>
              <w14:prstDash w14:val="solid"/>
              <w14:bevel/>
            </w14:textOutline>
          </w:rPr>
          <w:t xml:space="preserve"> the value of </w:t>
        </w:r>
      </w:ins>
      <w:ins w:id="331" w:author="Furl, Nicholas" w:date="2026-07-02T09:57:00Z" w16du:dateUtc="2026-07-02T08:57:00Z">
        <w:r w:rsidR="0033058A">
          <w:rPr>
            <w:rFonts w:cs="Arial Unicode MS"/>
            <w:lang w:val="en-GB"/>
            <w14:textOutline w14:w="0" w14:cap="flat" w14:cmpd="sng" w14:algn="ctr">
              <w14:noFill/>
              <w14:prstDash w14:val="solid"/>
              <w14:bevel/>
            </w14:textOutline>
          </w:rPr>
          <w:t>declining</w:t>
        </w:r>
      </w:ins>
      <w:ins w:id="332" w:author="Furl, Nicholas" w:date="2026-07-02T09:55:00Z">
        <w:r w:rsidR="00BE2C87" w:rsidRPr="00BE2C87">
          <w:rPr>
            <w:rFonts w:cs="Arial Unicode MS"/>
            <w:lang w:val="en-GB"/>
            <w14:textOutline w14:w="0" w14:cap="flat" w14:cmpd="sng" w14:algn="ctr">
              <w14:noFill/>
              <w14:prstDash w14:val="solid"/>
              <w14:bevel/>
            </w14:textOutline>
          </w:rPr>
          <w:t xml:space="preserve"> the current option and sampling again. </w:t>
        </w:r>
      </w:ins>
      <w:ins w:id="333" w:author="Furl, Nicholas" w:date="2026-07-02T13:50:00Z" w16du:dateUtc="2026-07-02T12:50:00Z">
        <w:r w:rsidR="00DF5C5E">
          <w:rPr>
            <w:rFonts w:cs="Arial Unicode MS"/>
            <w:lang w:val="en-GB"/>
            <w14:textOutline w14:w="0" w14:cap="flat" w14:cmpd="sng" w14:algn="ctr">
              <w14:noFill/>
              <w14:prstDash w14:val="solid"/>
              <w14:bevel/>
            </w14:textOutline>
          </w:rPr>
          <w:t>T</w:t>
        </w:r>
      </w:ins>
      <w:ins w:id="334" w:author="Furl, Nicholas" w:date="2026-07-02T09:55:00Z">
        <w:r w:rsidR="00BE2C87" w:rsidRPr="00BE2C87">
          <w:rPr>
            <w:rFonts w:cs="Arial Unicode MS"/>
            <w:lang w:val="en-GB"/>
            <w14:textOutline w14:w="0" w14:cap="flat" w14:cmpd="sng" w14:algn="ctr">
              <w14:noFill/>
              <w14:prstDash w14:val="solid"/>
              <w14:bevel/>
            </w14:textOutline>
          </w:rPr>
          <w:t xml:space="preserve">he value of </w:t>
        </w:r>
      </w:ins>
      <w:ins w:id="335" w:author="Furl, Nicholas" w:date="2026-07-02T09:57:00Z" w16du:dateUtc="2026-07-02T08:57:00Z">
        <w:r w:rsidR="0033058A">
          <w:rPr>
            <w:rFonts w:cs="Arial Unicode MS"/>
            <w:lang w:val="en-GB"/>
            <w14:textOutline w14:w="0" w14:cap="flat" w14:cmpd="sng" w14:algn="ctr">
              <w14:noFill/>
              <w14:prstDash w14:val="solid"/>
              <w14:bevel/>
            </w14:textOutline>
          </w:rPr>
          <w:t>taking</w:t>
        </w:r>
      </w:ins>
      <w:ins w:id="336" w:author="Furl, Nicholas" w:date="2026-07-02T09:55:00Z">
        <w:r w:rsidR="00BE2C87" w:rsidRPr="00BE2C87">
          <w:rPr>
            <w:rFonts w:cs="Arial Unicode MS"/>
            <w:lang w:val="en-GB"/>
            <w14:textOutline w14:w="0" w14:cap="flat" w14:cmpd="sng" w14:algn="ctr">
              <w14:noFill/>
              <w14:prstDash w14:val="solid"/>
              <w14:bevel/>
            </w14:textOutline>
          </w:rPr>
          <w:t xml:space="preserve"> depend</w:t>
        </w:r>
      </w:ins>
      <w:ins w:id="337" w:author="Furl, Nicholas" w:date="2026-07-02T15:12:00Z" w16du:dateUtc="2026-07-02T14:12:00Z">
        <w:r w:rsidR="00B80990">
          <w:rPr>
            <w:rFonts w:cs="Arial Unicode MS"/>
            <w:lang w:val="en-GB"/>
            <w14:textOutline w14:w="0" w14:cap="flat" w14:cmpd="sng" w14:algn="ctr">
              <w14:noFill/>
              <w14:prstDash w14:val="solid"/>
              <w14:bevel/>
            </w14:textOutline>
          </w:rPr>
          <w:t>s</w:t>
        </w:r>
      </w:ins>
      <w:ins w:id="338" w:author="Furl, Nicholas" w:date="2026-07-02T09:55:00Z">
        <w:r w:rsidR="00BE2C87" w:rsidRPr="00BE2C87">
          <w:rPr>
            <w:rFonts w:cs="Arial Unicode MS"/>
            <w:lang w:val="en-GB"/>
            <w14:textOutline w14:w="0" w14:cap="flat" w14:cmpd="sng" w14:algn="ctr">
              <w14:noFill/>
              <w14:prstDash w14:val="solid"/>
              <w14:bevel/>
            </w14:textOutline>
          </w:rPr>
          <w:t xml:space="preserve"> on the current option’s value. The value of sampling again depend</w:t>
        </w:r>
      </w:ins>
      <w:ins w:id="339" w:author="Furl, Nicholas" w:date="2026-07-02T13:50:00Z" w16du:dateUtc="2026-07-02T12:50:00Z">
        <w:r w:rsidR="00DF5C5E">
          <w:rPr>
            <w:rFonts w:cs="Arial Unicode MS"/>
            <w:lang w:val="en-GB"/>
            <w14:textOutline w14:w="0" w14:cap="flat" w14:cmpd="sng" w14:algn="ctr">
              <w14:noFill/>
              <w14:prstDash w14:val="solid"/>
              <w14:bevel/>
            </w14:textOutline>
          </w:rPr>
          <w:t>s</w:t>
        </w:r>
      </w:ins>
      <w:ins w:id="340" w:author="Furl, Nicholas" w:date="2026-07-02T09:55:00Z">
        <w:r w:rsidR="00BE2C87" w:rsidRPr="00BE2C87">
          <w:rPr>
            <w:rFonts w:cs="Arial Unicode MS"/>
            <w:lang w:val="en-GB"/>
            <w14:textOutline w14:w="0" w14:cap="flat" w14:cmpd="sng" w14:algn="ctr">
              <w14:noFill/>
              <w14:prstDash w14:val="solid"/>
              <w14:bevel/>
            </w14:textOutline>
          </w:rPr>
          <w:t xml:space="preserve"> on the expected value of future options, given the </w:t>
        </w:r>
      </w:ins>
      <w:ins w:id="341" w:author="Furl, Nicholas" w:date="2026-07-02T13:50:00Z" w16du:dateUtc="2026-07-02T12:50:00Z">
        <w:r w:rsidR="00DF5C5E" w:rsidRPr="00BE2C87">
          <w:rPr>
            <w:rFonts w:cs="Arial Unicode MS"/>
            <w:lang w:val="en-GB"/>
            <w14:textOutline w14:w="0" w14:cap="flat" w14:cmpd="sng" w14:algn="ctr">
              <w14:noFill/>
              <w14:prstDash w14:val="solid"/>
              <w14:bevel/>
            </w14:textOutline>
          </w:rPr>
          <w:t xml:space="preserve">number of options remaining </w:t>
        </w:r>
        <w:r w:rsidR="00DF5C5E">
          <w:rPr>
            <w:rFonts w:cs="Arial Unicode MS"/>
            <w:lang w:val="en-GB"/>
            <w14:textOutline w14:w="0" w14:cap="flat" w14:cmpd="sng" w14:algn="ctr">
              <w14:noFill/>
              <w14:prstDash w14:val="solid"/>
              <w14:bevel/>
            </w14:textOutline>
          </w:rPr>
          <w:t xml:space="preserve">and the </w:t>
        </w:r>
      </w:ins>
      <w:ins w:id="342" w:author="Furl, Nicholas" w:date="2026-07-02T09:55:00Z">
        <w:r w:rsidR="00BE2C87" w:rsidRPr="00BE2C87">
          <w:rPr>
            <w:rFonts w:cs="Arial Unicode MS"/>
            <w:lang w:val="en-GB"/>
            <w14:textOutline w14:w="0" w14:cap="flat" w14:cmpd="sng" w14:algn="ctr">
              <w14:noFill/>
              <w14:prstDash w14:val="solid"/>
              <w14:bevel/>
            </w14:textOutline>
          </w:rPr>
          <w:t>agent’s current belief about the distribution from which option values were drawn.</w:t>
        </w:r>
      </w:ins>
    </w:p>
    <w:p w14:paraId="00DFD5B1" w14:textId="3BD569D4" w:rsidR="00BE2C87" w:rsidRPr="00BE2C87" w:rsidRDefault="00BE2C87" w:rsidP="00BE2C87">
      <w:pPr>
        <w:pStyle w:val="BodyA"/>
        <w:spacing w:after="288" w:line="480" w:lineRule="auto"/>
        <w:ind w:firstLine="720"/>
        <w:rPr>
          <w:ins w:id="343" w:author="Furl, Nicholas" w:date="2026-07-02T09:55:00Z"/>
          <w:rFonts w:cs="Arial Unicode MS"/>
          <w:lang w:val="en-GB"/>
          <w14:textOutline w14:w="0" w14:cap="flat" w14:cmpd="sng" w14:algn="ctr">
            <w14:noFill/>
            <w14:prstDash w14:val="solid"/>
            <w14:bevel/>
          </w14:textOutline>
        </w:rPr>
      </w:pPr>
      <w:ins w:id="344" w:author="Furl, Nicholas" w:date="2026-07-02T09:55:00Z">
        <w:r w:rsidRPr="00BE2C87">
          <w:rPr>
            <w:rFonts w:cs="Arial Unicode MS"/>
            <w:lang w:val="en-GB"/>
            <w14:textOutline w14:w="0" w14:cap="flat" w14:cmpd="sng" w14:algn="ctr">
              <w14:noFill/>
              <w14:prstDash w14:val="solid"/>
              <w14:bevel/>
            </w14:textOutline>
          </w:rPr>
          <w:lastRenderedPageBreak/>
          <w:t xml:space="preserve">Let </w:t>
        </w:r>
      </w:ins>
      <m:oMath>
        <m:r>
          <w:ins w:id="345" w:author="Furl, Nicholas" w:date="2026-07-02T09:55:00Z">
            <w:rPr>
              <w:rFonts w:ascii="Cambria Math" w:hAnsi="Cambria Math" w:cs="Arial Unicode MS"/>
              <w:lang w:val="en-GB"/>
              <w14:textOutline w14:w="0" w14:cap="flat" w14:cmpd="sng" w14:algn="ctr">
                <w14:noFill/>
                <w14:prstDash w14:val="solid"/>
                <w14:bevel/>
              </w14:textOutline>
            </w:rPr>
            <m:t>t</m:t>
          </w:ins>
        </m:r>
      </m:oMath>
      <w:ins w:id="346" w:author="Furl, Nicholas" w:date="2026-07-02T09:58:00Z" w16du:dateUtc="2026-07-02T08:58:00Z">
        <w:r w:rsidR="0048770C">
          <w:rPr>
            <w:rFonts w:cs="Arial Unicode MS"/>
            <w:lang w:val="en-GB"/>
            <w14:textOutline w14:w="0" w14:cap="flat" w14:cmpd="sng" w14:algn="ctr">
              <w14:noFill/>
              <w14:prstDash w14:val="solid"/>
              <w14:bevel/>
            </w14:textOutline>
          </w:rPr>
          <w:t xml:space="preserve"> </w:t>
        </w:r>
      </w:ins>
      <w:ins w:id="347" w:author="Furl, Nicholas" w:date="2026-07-02T09:55:00Z">
        <w:r w:rsidRPr="00BE2C87">
          <w:rPr>
            <w:rFonts w:cs="Arial Unicode MS"/>
            <w:lang w:val="en-GB"/>
            <w14:textOutline w14:w="0" w14:cap="flat" w14:cmpd="sng" w14:algn="ctr">
              <w14:noFill/>
              <w14:prstDash w14:val="solid"/>
              <w14:bevel/>
            </w14:textOutline>
          </w:rPr>
          <w:t xml:space="preserve">denote the current sequence position and </w:t>
        </w:r>
      </w:ins>
      <m:oMath>
        <m:r>
          <w:ins w:id="348" w:author="Furl, Nicholas" w:date="2026-07-02T09:55:00Z">
            <w:rPr>
              <w:rFonts w:ascii="Cambria Math" w:hAnsi="Cambria Math" w:cs="Arial Unicode MS"/>
              <w:lang w:val="en-GB"/>
              <w14:textOutline w14:w="0" w14:cap="flat" w14:cmpd="sng" w14:algn="ctr">
                <w14:noFill/>
                <w14:prstDash w14:val="solid"/>
                <w14:bevel/>
              </w14:textOutline>
            </w:rPr>
            <m:t>N</m:t>
          </w:ins>
        </m:r>
      </m:oMath>
      <w:ins w:id="349" w:author="Furl, Nicholas" w:date="2026-07-02T09:59:00Z" w16du:dateUtc="2026-07-02T08:59:00Z">
        <w:r w:rsidR="0048770C">
          <w:rPr>
            <w:rFonts w:cs="Arial Unicode MS"/>
            <w:lang w:val="en-GB"/>
            <w14:textOutline w14:w="0" w14:cap="flat" w14:cmpd="sng" w14:algn="ctr">
              <w14:noFill/>
              <w14:prstDash w14:val="solid"/>
              <w14:bevel/>
            </w14:textOutline>
          </w:rPr>
          <w:t xml:space="preserve"> </w:t>
        </w:r>
      </w:ins>
      <w:ins w:id="350" w:author="Furl, Nicholas" w:date="2026-07-02T09:55:00Z">
        <w:r w:rsidRPr="00BE2C87">
          <w:rPr>
            <w:rFonts w:cs="Arial Unicode MS"/>
            <w:lang w:val="en-GB"/>
            <w14:textOutline w14:w="0" w14:cap="flat" w14:cmpd="sng" w14:algn="ctr">
              <w14:noFill/>
              <w14:prstDash w14:val="solid"/>
              <w14:bevel/>
            </w14:textOutline>
          </w:rPr>
          <w:t xml:space="preserve">denote the final sequence position. In all datasets reported here </w:t>
        </w:r>
      </w:ins>
      <m:oMath>
        <m:r>
          <w:ins w:id="351" w:author="Furl, Nicholas" w:date="2026-07-02T09:55:00Z">
            <w:rPr>
              <w:rFonts w:ascii="Cambria Math" w:hAnsi="Cambria Math" w:cs="Arial Unicode MS"/>
              <w:lang w:val="en-GB"/>
              <w14:textOutline w14:w="0" w14:cap="flat" w14:cmpd="sng" w14:algn="ctr">
                <w14:noFill/>
                <w14:prstDash w14:val="solid"/>
                <w14:bevel/>
              </w14:textOutline>
            </w:rPr>
            <m:t>N=8</m:t>
          </w:ins>
        </m:r>
      </m:oMath>
      <w:ins w:id="352" w:author="Furl, Nicholas" w:date="2026-07-02T09:55:00Z">
        <w:r w:rsidRPr="00BE2C87">
          <w:rPr>
            <w:rFonts w:cs="Arial Unicode MS"/>
            <w:lang w:val="en-GB"/>
            <w14:textOutline w14:w="0" w14:cap="flat" w14:cmpd="sng" w14:algn="ctr">
              <w14:noFill/>
              <w14:prstDash w14:val="solid"/>
              <w14:bevel/>
            </w14:textOutline>
          </w:rPr>
          <w:t xml:space="preserve">. Let </w:t>
        </w:r>
      </w:ins>
      <m:oMath>
        <m:sSub>
          <m:sSubPr>
            <m:ctrlPr>
              <w:ins w:id="353"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354"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355"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356" w:author="Furl, Nicholas" w:date="2026-07-02T09:58:00Z" w16du:dateUtc="2026-07-02T08:58:00Z">
            <w:rPr>
              <w:rFonts w:ascii="Cambria Math" w:hAnsi="Cambria Math" w:cs="Arial Unicode MS"/>
              <w:lang w:val="en-GB"/>
              <w14:textOutline w14:w="0" w14:cap="flat" w14:cmpd="sng" w14:algn="ctr">
                <w14:noFill/>
                <w14:prstDash w14:val="solid"/>
                <w14:bevel/>
              </w14:textOutline>
            </w:rPr>
            <m:t xml:space="preserve"> </m:t>
          </w:ins>
        </m:r>
      </m:oMath>
      <w:ins w:id="357" w:author="Furl, Nicholas" w:date="2026-07-02T09:55:00Z">
        <w:r w:rsidRPr="00BE2C87">
          <w:rPr>
            <w:rFonts w:cs="Arial Unicode MS"/>
            <w:lang w:val="en-GB"/>
            <w14:textOutline w14:w="0" w14:cap="flat" w14:cmpd="sng" w14:algn="ctr">
              <w14:noFill/>
              <w14:prstDash w14:val="solid"/>
              <w14:bevel/>
            </w14:textOutline>
          </w:rPr>
          <w:t xml:space="preserve">denote the current state at position </w:t>
        </w:r>
      </w:ins>
      <m:oMath>
        <m:r>
          <w:ins w:id="358" w:author="Furl, Nicholas" w:date="2026-07-02T09:55:00Z">
            <w:rPr>
              <w:rFonts w:ascii="Cambria Math" w:hAnsi="Cambria Math" w:cs="Arial Unicode MS"/>
              <w:lang w:val="en-GB"/>
              <w14:textOutline w14:w="0" w14:cap="flat" w14:cmpd="sng" w14:algn="ctr">
                <w14:noFill/>
                <w14:prstDash w14:val="solid"/>
                <w14:bevel/>
              </w14:textOutline>
            </w:rPr>
            <m:t>t</m:t>
          </w:ins>
        </m:r>
      </m:oMath>
      <w:ins w:id="359" w:author="Furl, Nicholas" w:date="2026-07-02T09:58:00Z" w16du:dateUtc="2026-07-02T08:58:00Z">
        <w:r w:rsidR="0048770C">
          <w:rPr>
            <w:rFonts w:cs="Arial Unicode MS"/>
            <w:lang w:val="en-GB"/>
            <w14:textOutline w14:w="0" w14:cap="flat" w14:cmpd="sng" w14:algn="ctr">
              <w14:noFill/>
              <w14:prstDash w14:val="solid"/>
              <w14:bevel/>
            </w14:textOutline>
          </w:rPr>
          <w:t xml:space="preserve">, </w:t>
        </w:r>
      </w:ins>
      <w:ins w:id="360" w:author="Furl, Nicholas" w:date="2026-07-02T09:59:00Z" w16du:dateUtc="2026-07-02T08:59:00Z">
        <w:r w:rsidR="00352A04">
          <w:rPr>
            <w:rFonts w:cs="Arial Unicode MS"/>
            <w:lang w:val="en-GB"/>
            <w14:textOutline w14:w="0" w14:cap="flat" w14:cmpd="sng" w14:algn="ctr">
              <w14:noFill/>
              <w14:prstDash w14:val="solid"/>
              <w14:bevel/>
            </w14:textOutline>
          </w:rPr>
          <w:t>incorporating</w:t>
        </w:r>
      </w:ins>
      <w:ins w:id="361" w:author="Furl, Nicholas" w:date="2026-07-02T09:55:00Z">
        <w:r w:rsidRPr="00BE2C87">
          <w:rPr>
            <w:rFonts w:cs="Arial Unicode MS"/>
            <w:lang w:val="en-GB"/>
            <w14:textOutline w14:w="0" w14:cap="flat" w14:cmpd="sng" w14:algn="ctr">
              <w14:noFill/>
              <w14:prstDash w14:val="solid"/>
              <w14:bevel/>
            </w14:textOutline>
          </w:rPr>
          <w:t xml:space="preserve"> the value of the current option and the option values already encountered in the sequence. At each non-final position, the available actions were </w:t>
        </w:r>
      </w:ins>
      <m:oMath>
        <m:r>
          <w:ins w:id="362" w:author="Furl, Nicholas" w:date="2026-07-02T09:55:00Z">
            <w:rPr>
              <w:rFonts w:ascii="Cambria Math" w:hAnsi="Cambria Math" w:cs="Arial Unicode MS"/>
              <w:lang w:val="en-GB"/>
              <w14:textOutline w14:w="0" w14:cap="flat" w14:cmpd="sng" w14:algn="ctr">
                <w14:noFill/>
                <w14:prstDash w14:val="solid"/>
                <w14:bevel/>
              </w14:textOutline>
            </w:rPr>
            <m:t>a=</m:t>
          </w:ins>
        </m:r>
        <m:r>
          <w:ins w:id="363" w:author="Furl, Nicholas" w:date="2026-07-02T09:55:00Z">
            <m:rPr>
              <m:sty m:val="p"/>
            </m:rPr>
            <w:rPr>
              <w:rFonts w:ascii="Cambria Math" w:hAnsi="Cambria Math" w:cs="Arial Unicode MS"/>
              <w:lang w:val="en-GB"/>
              <w14:textOutline w14:w="0" w14:cap="flat" w14:cmpd="sng" w14:algn="ctr">
                <w14:noFill/>
                <w14:prstDash w14:val="solid"/>
                <w14:bevel/>
              </w14:textOutline>
            </w:rPr>
            <m:t>take</m:t>
          </w:ins>
        </m:r>
      </m:oMath>
      <w:ins w:id="364" w:author="Furl, Nicholas" w:date="2026-07-02T09:55:00Z">
        <w:r w:rsidRPr="00BE2C87">
          <w:rPr>
            <w:rFonts w:cs="Arial Unicode MS"/>
            <w:lang w:val="en-GB"/>
            <w14:textOutline w14:w="0" w14:cap="flat" w14:cmpd="sng" w14:algn="ctr">
              <w14:noFill/>
              <w14:prstDash w14:val="solid"/>
              <w14:bevel/>
            </w14:textOutline>
          </w:rPr>
          <w:t xml:space="preserve">, which ended the search, and </w:t>
        </w:r>
      </w:ins>
      <m:oMath>
        <m:r>
          <w:ins w:id="365" w:author="Furl, Nicholas" w:date="2026-07-02T09:55:00Z">
            <w:rPr>
              <w:rFonts w:ascii="Cambria Math" w:hAnsi="Cambria Math" w:cs="Arial Unicode MS"/>
              <w:lang w:val="en-GB"/>
              <w14:textOutline w14:w="0" w14:cap="flat" w14:cmpd="sng" w14:algn="ctr">
                <w14:noFill/>
                <w14:prstDash w14:val="solid"/>
                <w14:bevel/>
              </w14:textOutline>
            </w:rPr>
            <m:t>a=</m:t>
          </w:ins>
        </m:r>
        <m:r>
          <w:ins w:id="366" w:author="Furl, Nicholas" w:date="2026-07-02T09:55:00Z">
            <m:rPr>
              <m:sty m:val="p"/>
            </m:rPr>
            <w:rPr>
              <w:rFonts w:ascii="Cambria Math" w:hAnsi="Cambria Math" w:cs="Arial Unicode MS"/>
              <w:lang w:val="en-GB"/>
              <w14:textOutline w14:w="0" w14:cap="flat" w14:cmpd="sng" w14:algn="ctr">
                <w14:noFill/>
                <w14:prstDash w14:val="solid"/>
                <w14:bevel/>
              </w14:textOutline>
            </w:rPr>
            <m:t>decline</m:t>
          </w:ins>
        </m:r>
      </m:oMath>
      <w:ins w:id="367" w:author="Furl, Nicholas" w:date="2026-07-02T09:55:00Z">
        <w:r w:rsidRPr="00BE2C87">
          <w:rPr>
            <w:rFonts w:cs="Arial Unicode MS"/>
            <w:lang w:val="en-GB"/>
            <w14:textOutline w14:w="0" w14:cap="flat" w14:cmpd="sng" w14:algn="ctr">
              <w14:noFill/>
              <w14:prstDash w14:val="solid"/>
              <w14:bevel/>
            </w14:textOutline>
          </w:rPr>
          <w:t>, which rejected the current option and advanced the agent to the next sequence position. The action value</w:t>
        </w:r>
      </w:ins>
      <w:ins w:id="368" w:author="Furl, Nicholas" w:date="2026-07-02T10:00:00Z" w16du:dateUtc="2026-07-02T09:00:00Z">
        <w:r w:rsidR="00DD491F">
          <w:rPr>
            <w:rFonts w:cs="Arial Unicode MS"/>
            <w:lang w:val="en-GB"/>
            <w14:textOutline w14:w="0" w14:cap="flat" w14:cmpd="sng" w14:algn="ctr">
              <w14:noFill/>
              <w14:prstDash w14:val="solid"/>
              <w14:bevel/>
            </w14:textOutline>
          </w:rPr>
          <w:t xml:space="preserve"> for a given sequence position, state and action</w:t>
        </w:r>
      </w:ins>
      <w:ins w:id="369" w:author="Furl, Nicholas" w:date="2026-07-02T09:55:00Z">
        <w:r w:rsidRPr="00BE2C87">
          <w:rPr>
            <w:rFonts w:cs="Arial Unicode MS"/>
            <w:lang w:val="en-GB"/>
            <w14:textOutline w14:w="0" w14:cap="flat" w14:cmpd="sng" w14:algn="ctr">
              <w14:noFill/>
              <w14:prstDash w14:val="solid"/>
              <w14:bevel/>
            </w14:textOutline>
          </w:rPr>
          <w:t xml:space="preserve"> </w:t>
        </w:r>
      </w:ins>
      <m:oMath>
        <m:sSub>
          <m:sSubPr>
            <m:ctrlPr>
              <w:ins w:id="370"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371" w:author="Furl, Nicholas" w:date="2026-07-02T09:55:00Z">
                <w:rPr>
                  <w:rFonts w:ascii="Cambria Math" w:hAnsi="Cambria Math" w:cs="Arial Unicode MS"/>
                  <w:lang w:val="en-GB"/>
                  <w14:textOutline w14:w="0" w14:cap="flat" w14:cmpd="sng" w14:algn="ctr">
                    <w14:noFill/>
                    <w14:prstDash w14:val="solid"/>
                    <w14:bevel/>
                  </w14:textOutline>
                </w:rPr>
                <m:t>Q</m:t>
              </w:ins>
            </m:r>
          </m:e>
          <m:sub>
            <m:r>
              <w:ins w:id="372"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373" w:author="Furl, Nicholas" w:date="2026-07-02T09:55:00Z">
            <w:rPr>
              <w:rFonts w:ascii="Cambria Math" w:hAnsi="Cambria Math" w:cs="Arial Unicode MS"/>
              <w:lang w:val="en-GB"/>
              <w14:textOutline w14:w="0" w14:cap="flat" w14:cmpd="sng" w14:algn="ctr">
                <w14:noFill/>
                <w14:prstDash w14:val="solid"/>
                <w14:bevel/>
              </w14:textOutline>
            </w:rPr>
            <m:t>(</m:t>
          </w:ins>
        </m:r>
        <m:sSub>
          <m:sSubPr>
            <m:ctrlPr>
              <w:ins w:id="374"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375"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376"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377" w:author="Furl, Nicholas" w:date="2026-07-02T09:55:00Z">
            <w:rPr>
              <w:rFonts w:ascii="Cambria Math" w:hAnsi="Cambria Math" w:cs="Arial Unicode MS"/>
              <w:lang w:val="en-GB"/>
              <w14:textOutline w14:w="0" w14:cap="flat" w14:cmpd="sng" w14:algn="ctr">
                <w14:noFill/>
                <w14:prstDash w14:val="solid"/>
                <w14:bevel/>
              </w14:textOutline>
            </w:rPr>
            <m:t>,a)</m:t>
          </w:ins>
        </m:r>
      </m:oMath>
      <w:ins w:id="378" w:author="Furl, Nicholas" w:date="2026-07-02T09:59:00Z" w16du:dateUtc="2026-07-02T08:59:00Z">
        <w:r w:rsidR="00DD491F">
          <w:rPr>
            <w:rFonts w:cs="Arial Unicode MS"/>
            <w:lang w:val="en-GB"/>
            <w14:textOutline w14:w="0" w14:cap="flat" w14:cmpd="sng" w14:algn="ctr">
              <w14:noFill/>
              <w14:prstDash w14:val="solid"/>
              <w14:bevel/>
            </w14:textOutline>
          </w:rPr>
          <w:t xml:space="preserve"> </w:t>
        </w:r>
      </w:ins>
      <w:ins w:id="379" w:author="Furl, Nicholas" w:date="2026-07-02T09:55:00Z">
        <w:r w:rsidRPr="00BE2C87">
          <w:rPr>
            <w:rFonts w:cs="Arial Unicode MS"/>
            <w:lang w:val="en-GB"/>
            <w14:textOutline w14:w="0" w14:cap="flat" w14:cmpd="sng" w14:algn="ctr">
              <w14:noFill/>
              <w14:prstDash w14:val="solid"/>
              <w14:bevel/>
            </w14:textOutline>
          </w:rPr>
          <w:t xml:space="preserve">was defined as the immediate reward associated with action </w:t>
        </w:r>
      </w:ins>
      <m:oMath>
        <m:r>
          <w:ins w:id="380" w:author="Furl, Nicholas" w:date="2026-07-02T09:55:00Z">
            <w:rPr>
              <w:rFonts w:ascii="Cambria Math" w:hAnsi="Cambria Math" w:cs="Arial Unicode MS"/>
              <w:lang w:val="en-GB"/>
              <w14:textOutline w14:w="0" w14:cap="flat" w14:cmpd="sng" w14:algn="ctr">
                <w14:noFill/>
                <w14:prstDash w14:val="solid"/>
                <w14:bevel/>
              </w14:textOutline>
            </w:rPr>
            <m:t>a</m:t>
          </w:ins>
        </m:r>
      </m:oMath>
      <w:ins w:id="381" w:author="Furl, Nicholas" w:date="2026-07-02T09:55:00Z">
        <w:r w:rsidRPr="00BE2C87">
          <w:rPr>
            <w:rFonts w:cs="Arial Unicode MS"/>
            <w:lang w:val="en-GB"/>
            <w14:textOutline w14:w="0" w14:cap="flat" w14:cmpd="sng" w14:algn="ctr">
              <w14:noFill/>
              <w14:prstDash w14:val="solid"/>
              <w14:bevel/>
            </w14:textOutline>
          </w:rPr>
          <w:t>, plus the expected utility of possible future states if the action allowed the search to continue:</w:t>
        </w:r>
      </w:ins>
    </w:p>
    <w:p w14:paraId="26158E7D" w14:textId="5F4EDD04" w:rsidR="00BE2C87" w:rsidRPr="00BE2C87" w:rsidRDefault="00000000" w:rsidP="00BE2C87">
      <w:pPr>
        <w:pStyle w:val="BodyA"/>
        <w:spacing w:after="288" w:line="480" w:lineRule="auto"/>
        <w:ind w:firstLine="720"/>
        <w:rPr>
          <w:ins w:id="382"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r>
            <w:rPr>
              <w:rFonts w:ascii="Cambria Math" w:hAnsi="Cambria Math" w:cs="Arial Unicode MS"/>
            </w:rPr>
            <m:t>=</m:t>
          </m:r>
          <m:sSub>
            <m:sSubPr>
              <m:ctrlPr>
                <w:rPr>
                  <w:rFonts w:ascii="Cambria Math" w:hAnsi="Cambria Math" w:cs="Arial Unicode MS"/>
                </w:rPr>
              </m:ctrlPr>
            </m:sSubPr>
            <m:e>
              <m:r>
                <w:rPr>
                  <w:rFonts w:ascii="Cambria Math" w:hAnsi="Cambria Math" w:cs="Arial Unicode MS"/>
                </w:rPr>
                <m:t>r</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r>
            <w:rPr>
              <w:rFonts w:ascii="Cambria Math" w:hAnsi="Cambria Math" w:cs="Arial Unicode MS"/>
            </w:rPr>
            <m:t>+</m:t>
          </m:r>
          <m:nary>
            <m:naryPr>
              <m:limLoc m:val="subSup"/>
              <m:subHide m:val="1"/>
              <m:supHide m:val="1"/>
              <m:ctrlPr>
                <w:rPr>
                  <w:rFonts w:ascii="Cambria Math" w:hAnsi="Cambria Math" w:cs="Arial Unicode MS"/>
                </w:rPr>
              </m:ctrlPr>
            </m:naryPr>
            <m:sub/>
            <m:sup/>
            <m:e>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e>
          </m:nary>
          <m:d>
            <m:dPr>
              <m:ctrlPr>
                <w:rPr>
                  <w:rFonts w:ascii="Cambria Math" w:hAnsi="Cambria Math" w:cs="Arial Unicode MS"/>
                </w:rPr>
              </m:ctrlPr>
            </m:dPr>
            <m:e>
              <m:r>
                <w:rPr>
                  <w:rFonts w:ascii="Cambria Math" w:hAnsi="Cambria Math" w:cs="Arial Unicode MS"/>
                </w:rPr>
                <m:t>j∣</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t+1</m:t>
              </m:r>
            </m:sub>
          </m:sSub>
          <m:d>
            <m:dPr>
              <m:ctrlPr>
                <w:rPr>
                  <w:rFonts w:ascii="Cambria Math" w:hAnsi="Cambria Math" w:cs="Arial Unicode MS"/>
                </w:rPr>
              </m:ctrlPr>
            </m:dPr>
            <m:e>
              <m:r>
                <w:rPr>
                  <w:rFonts w:ascii="Cambria Math" w:hAnsi="Cambria Math" w:cs="Arial Unicode MS"/>
                </w:rPr>
                <m:t>j</m:t>
              </m:r>
            </m:e>
          </m:d>
          <m:r>
            <w:rPr>
              <w:rFonts w:ascii="Cambria Math" w:hAnsi="Cambria Math" w:cs="Arial Unicode MS"/>
            </w:rPr>
            <m:t> dj</m:t>
          </m:r>
          <m:r>
            <w:ins w:id="383" w:author="Furl, Nicholas" w:date="2026-07-02T09:55:00Z">
              <m:rPr>
                <m:sty m:val="p"/>
              </m:rPr>
              <w:rPr>
                <w:rFonts w:cs="Arial Unicode MS"/>
                <w:lang w:val="en-GB"/>
                <w14:textOutline w14:w="0" w14:cap="flat" w14:cmpd="sng" w14:algn="ctr">
                  <w14:noFill/>
                  <w14:prstDash w14:val="solid"/>
                  <w14:bevel/>
                </w14:textOutline>
              </w:rPr>
              <w:br/>
            </w:ins>
          </m:r>
        </m:oMath>
      </m:oMathPara>
    </w:p>
    <w:p w14:paraId="24082B2D" w14:textId="57FE426B" w:rsidR="00BE2C87" w:rsidRPr="00BE2C87" w:rsidRDefault="00BE2C87">
      <w:pPr>
        <w:pStyle w:val="BodyA"/>
        <w:spacing w:after="288" w:line="480" w:lineRule="auto"/>
        <w:rPr>
          <w:ins w:id="384" w:author="Furl, Nicholas" w:date="2026-07-02T09:55:00Z"/>
          <w:rFonts w:cs="Arial Unicode MS"/>
          <w:lang w:val="en-GB"/>
          <w14:textOutline w14:w="0" w14:cap="flat" w14:cmpd="sng" w14:algn="ctr">
            <w14:noFill/>
            <w14:prstDash w14:val="solid"/>
            <w14:bevel/>
          </w14:textOutline>
        </w:rPr>
        <w:pPrChange w:id="385" w:author="Furl, Nicholas" w:date="2026-07-02T13:55:00Z" w16du:dateUtc="2026-07-02T12:55:00Z">
          <w:pPr>
            <w:pStyle w:val="BodyA"/>
            <w:spacing w:after="288" w:line="480" w:lineRule="auto"/>
            <w:ind w:firstLine="720"/>
          </w:pPr>
        </w:pPrChange>
      </w:pPr>
      <w:ins w:id="386" w:author="Furl, Nicholas" w:date="2026-07-02T09:55:00Z">
        <w:r w:rsidRPr="00BE2C87">
          <w:rPr>
            <w:rFonts w:cs="Arial Unicode MS"/>
            <w:lang w:val="en-GB"/>
            <w14:textOutline w14:w="0" w14:cap="flat" w14:cmpd="sng" w14:algn="ctr">
              <w14:noFill/>
              <w14:prstDash w14:val="solid"/>
              <w14:bevel/>
            </w14:textOutline>
          </w:rPr>
          <w:t xml:space="preserve">Here, </w:t>
        </w:r>
      </w:ins>
      <m:oMath>
        <m:sSub>
          <m:sSubPr>
            <m:ctrlPr>
              <w:ins w:id="387"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388" w:author="Furl, Nicholas" w:date="2026-07-02T09:55:00Z">
                <w:rPr>
                  <w:rFonts w:ascii="Cambria Math" w:hAnsi="Cambria Math" w:cs="Arial Unicode MS"/>
                  <w:lang w:val="en-GB"/>
                  <w14:textOutline w14:w="0" w14:cap="flat" w14:cmpd="sng" w14:algn="ctr">
                    <w14:noFill/>
                    <w14:prstDash w14:val="solid"/>
                    <w14:bevel/>
                  </w14:textOutline>
                </w:rPr>
                <m:t>r</m:t>
              </w:ins>
            </m:r>
          </m:e>
          <m:sub>
            <m:r>
              <w:ins w:id="389"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390" w:author="Furl, Nicholas" w:date="2026-07-02T09:55:00Z">
            <w:rPr>
              <w:rFonts w:ascii="Cambria Math" w:hAnsi="Cambria Math" w:cs="Arial Unicode MS"/>
              <w:lang w:val="en-GB"/>
              <w14:textOutline w14:w="0" w14:cap="flat" w14:cmpd="sng" w14:algn="ctr">
                <w14:noFill/>
                <w14:prstDash w14:val="solid"/>
                <w14:bevel/>
              </w14:textOutline>
            </w:rPr>
            <m:t>(</m:t>
          </w:ins>
        </m:r>
        <m:sSub>
          <m:sSubPr>
            <m:ctrlPr>
              <w:ins w:id="391"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392"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393"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394" w:author="Furl, Nicholas" w:date="2026-07-02T09:55:00Z">
            <w:rPr>
              <w:rFonts w:ascii="Cambria Math" w:hAnsi="Cambria Math" w:cs="Arial Unicode MS"/>
              <w:lang w:val="en-GB"/>
              <w14:textOutline w14:w="0" w14:cap="flat" w14:cmpd="sng" w14:algn="ctr">
                <w14:noFill/>
                <w14:prstDash w14:val="solid"/>
                <w14:bevel/>
              </w14:textOutline>
            </w:rPr>
            <m:t>,a)</m:t>
          </w:ins>
        </m:r>
      </m:oMath>
      <w:ins w:id="395" w:author="Furl, Nicholas" w:date="2026-07-02T10:03:00Z" w16du:dateUtc="2026-07-02T09:03:00Z">
        <w:r w:rsidR="00025CCF">
          <w:rPr>
            <w:rFonts w:cs="Arial Unicode MS"/>
            <w:lang w:val="en-GB"/>
            <w14:textOutline w14:w="0" w14:cap="flat" w14:cmpd="sng" w14:algn="ctr">
              <w14:noFill/>
              <w14:prstDash w14:val="solid"/>
              <w14:bevel/>
            </w14:textOutline>
          </w:rPr>
          <w:t xml:space="preserve"> </w:t>
        </w:r>
      </w:ins>
      <w:ins w:id="396" w:author="Furl, Nicholas" w:date="2026-07-02T09:55:00Z">
        <w:r w:rsidRPr="00BE2C87">
          <w:rPr>
            <w:rFonts w:cs="Arial Unicode MS"/>
            <w:lang w:val="en-GB"/>
            <w14:textOutline w14:w="0" w14:cap="flat" w14:cmpd="sng" w14:algn="ctr">
              <w14:noFill/>
              <w14:prstDash w14:val="solid"/>
              <w14:bevel/>
            </w14:textOutline>
          </w:rPr>
          <w:t xml:space="preserve">is the immediate reward obtained </w:t>
        </w:r>
      </w:ins>
      <w:ins w:id="397" w:author="Furl, Nicholas" w:date="2026-07-02T10:03:00Z" w16du:dateUtc="2026-07-02T09:03:00Z">
        <w:r w:rsidR="00025CCF">
          <w:rPr>
            <w:rFonts w:cs="Arial Unicode MS"/>
            <w:lang w:val="en-GB"/>
            <w14:textOutline w14:w="0" w14:cap="flat" w14:cmpd="sng" w14:algn="ctr">
              <w14:noFill/>
              <w14:prstDash w14:val="solid"/>
              <w14:bevel/>
            </w14:textOutline>
          </w:rPr>
          <w:t xml:space="preserve">by </w:t>
        </w:r>
      </w:ins>
      <w:ins w:id="398" w:author="Furl, Nicholas" w:date="2026-07-02T09:55:00Z">
        <w:r w:rsidRPr="00BE2C87">
          <w:rPr>
            <w:rFonts w:cs="Arial Unicode MS"/>
            <w:lang w:val="en-GB"/>
            <w14:textOutline w14:w="0" w14:cap="flat" w14:cmpd="sng" w14:algn="ctr">
              <w14:noFill/>
              <w14:prstDash w14:val="solid"/>
              <w14:bevel/>
            </w14:textOutline>
          </w:rPr>
          <w:t xml:space="preserve">action </w:t>
        </w:r>
      </w:ins>
      <m:oMath>
        <m:r>
          <w:ins w:id="399" w:author="Furl, Nicholas" w:date="2026-07-02T09:55:00Z">
            <w:rPr>
              <w:rFonts w:ascii="Cambria Math" w:hAnsi="Cambria Math" w:cs="Arial Unicode MS"/>
              <w:lang w:val="en-GB"/>
              <w14:textOutline w14:w="0" w14:cap="flat" w14:cmpd="sng" w14:algn="ctr">
                <w14:noFill/>
                <w14:prstDash w14:val="solid"/>
                <w14:bevel/>
              </w14:textOutline>
            </w:rPr>
            <m:t>a</m:t>
          </w:ins>
        </m:r>
      </m:oMath>
      <w:ins w:id="400" w:author="Furl, Nicholas" w:date="2026-07-02T10:03:00Z" w16du:dateUtc="2026-07-02T09:03:00Z">
        <w:r w:rsidR="00025CCF">
          <w:rPr>
            <w:rFonts w:cs="Arial Unicode MS"/>
            <w:lang w:val="en-GB"/>
            <w14:textOutline w14:w="0" w14:cap="flat" w14:cmpd="sng" w14:algn="ctr">
              <w14:noFill/>
              <w14:prstDash w14:val="solid"/>
              <w14:bevel/>
            </w14:textOutline>
          </w:rPr>
          <w:t xml:space="preserve"> </w:t>
        </w:r>
      </w:ins>
      <w:ins w:id="401" w:author="Furl, Nicholas" w:date="2026-07-02T09:55:00Z">
        <w:r w:rsidRPr="00BE2C87">
          <w:rPr>
            <w:rFonts w:cs="Arial Unicode MS"/>
            <w:lang w:val="en-GB"/>
            <w14:textOutline w14:w="0" w14:cap="flat" w14:cmpd="sng" w14:algn="ctr">
              <w14:noFill/>
              <w14:prstDash w14:val="solid"/>
              <w14:bevel/>
            </w14:textOutline>
          </w:rPr>
          <w:t xml:space="preserve">in state </w:t>
        </w:r>
      </w:ins>
      <m:oMath>
        <m:sSub>
          <m:sSubPr>
            <m:ctrlPr>
              <w:ins w:id="402"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03"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404" w:author="Furl, Nicholas" w:date="2026-07-02T09:55:00Z">
                <w:rPr>
                  <w:rFonts w:ascii="Cambria Math" w:hAnsi="Cambria Math" w:cs="Arial Unicode MS"/>
                  <w:lang w:val="en-GB"/>
                  <w14:textOutline w14:w="0" w14:cap="flat" w14:cmpd="sng" w14:algn="ctr">
                    <w14:noFill/>
                    <w14:prstDash w14:val="solid"/>
                    <w14:bevel/>
                  </w14:textOutline>
                </w:rPr>
                <m:t>t</m:t>
              </w:ins>
            </m:r>
          </m:sub>
        </m:sSub>
      </m:oMath>
      <w:ins w:id="405" w:author="Furl, Nicholas" w:date="2026-07-02T09:55:00Z">
        <w:r w:rsidRPr="00BE2C87">
          <w:rPr>
            <w:rFonts w:cs="Arial Unicode MS"/>
            <w:lang w:val="en-GB"/>
            <w14:textOutline w14:w="0" w14:cap="flat" w14:cmpd="sng" w14:algn="ctr">
              <w14:noFill/>
              <w14:prstDash w14:val="solid"/>
              <w14:bevel/>
            </w14:textOutline>
          </w:rPr>
          <w:t xml:space="preserve">. The term </w:t>
        </w:r>
      </w:ins>
      <m:oMath>
        <m:sSub>
          <m:sSubPr>
            <m:ctrlPr>
              <w:ins w:id="406"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07" w:author="Furl, Nicholas" w:date="2026-07-02T09:55:00Z">
                <w:rPr>
                  <w:rFonts w:ascii="Cambria Math" w:hAnsi="Cambria Math" w:cs="Arial Unicode MS"/>
                  <w:lang w:val="en-GB"/>
                  <w14:textOutline w14:w="0" w14:cap="flat" w14:cmpd="sng" w14:algn="ctr">
                    <w14:noFill/>
                    <w14:prstDash w14:val="solid"/>
                    <w14:bevel/>
                  </w14:textOutline>
                </w:rPr>
                <m:t>p</m:t>
              </w:ins>
            </m:r>
          </m:e>
          <m:sub>
            <m:r>
              <w:ins w:id="408"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409" w:author="Furl, Nicholas" w:date="2026-07-02T09:55:00Z">
            <w:rPr>
              <w:rFonts w:ascii="Cambria Math" w:hAnsi="Cambria Math" w:cs="Arial Unicode MS"/>
              <w:lang w:val="en-GB"/>
              <w14:textOutline w14:w="0" w14:cap="flat" w14:cmpd="sng" w14:algn="ctr">
                <w14:noFill/>
                <w14:prstDash w14:val="solid"/>
                <w14:bevel/>
              </w14:textOutline>
            </w:rPr>
            <m:t>(j∣</m:t>
          </w:ins>
        </m:r>
        <m:sSub>
          <m:sSubPr>
            <m:ctrlPr>
              <w:ins w:id="410"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11"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412"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413" w:author="Furl, Nicholas" w:date="2026-07-02T09:55:00Z">
            <w:rPr>
              <w:rFonts w:ascii="Cambria Math" w:hAnsi="Cambria Math" w:cs="Arial Unicode MS"/>
              <w:lang w:val="en-GB"/>
              <w14:textOutline w14:w="0" w14:cap="flat" w14:cmpd="sng" w14:algn="ctr">
                <w14:noFill/>
                <w14:prstDash w14:val="solid"/>
                <w14:bevel/>
              </w14:textOutline>
            </w:rPr>
            <m:t>,a)</m:t>
          </w:ins>
        </m:r>
      </m:oMath>
      <w:ins w:id="414" w:author="Furl, Nicholas" w:date="2026-07-02T10:04:00Z" w16du:dateUtc="2026-07-02T09:04:00Z">
        <w:r w:rsidR="00345038">
          <w:rPr>
            <w:rFonts w:cs="Arial Unicode MS"/>
            <w:lang w:val="en-GB"/>
            <w14:textOutline w14:w="0" w14:cap="flat" w14:cmpd="sng" w14:algn="ctr">
              <w14:noFill/>
              <w14:prstDash w14:val="solid"/>
              <w14:bevel/>
            </w14:textOutline>
          </w:rPr>
          <w:t xml:space="preserve"> </w:t>
        </w:r>
      </w:ins>
      <w:ins w:id="415" w:author="Furl, Nicholas" w:date="2026-07-02T09:55:00Z">
        <w:r w:rsidRPr="00BE2C87">
          <w:rPr>
            <w:rFonts w:cs="Arial Unicode MS"/>
            <w:lang w:val="en-GB"/>
            <w14:textOutline w14:w="0" w14:cap="flat" w14:cmpd="sng" w14:algn="ctr">
              <w14:noFill/>
              <w14:prstDash w14:val="solid"/>
              <w14:bevel/>
            </w14:textOutline>
          </w:rPr>
          <w:t xml:space="preserve">is the transition distribution: the probability of moving to possible future state </w:t>
        </w:r>
      </w:ins>
      <m:oMath>
        <m:r>
          <w:ins w:id="416" w:author="Furl, Nicholas" w:date="2026-07-02T09:55:00Z">
            <w:rPr>
              <w:rFonts w:ascii="Cambria Math" w:hAnsi="Cambria Math" w:cs="Arial Unicode MS"/>
              <w:lang w:val="en-GB"/>
              <w14:textOutline w14:w="0" w14:cap="flat" w14:cmpd="sng" w14:algn="ctr">
                <w14:noFill/>
                <w14:prstDash w14:val="solid"/>
                <w14:bevel/>
              </w14:textOutline>
            </w:rPr>
            <m:t>j</m:t>
          </w:ins>
        </m:r>
      </m:oMath>
      <w:ins w:id="417" w:author="Furl, Nicholas" w:date="2026-07-02T09:55:00Z">
        <w:r w:rsidRPr="00BE2C87">
          <w:rPr>
            <w:rFonts w:cs="Arial Unicode MS"/>
            <w:lang w:val="en-GB"/>
            <w14:textOutline w14:w="0" w14:cap="flat" w14:cmpd="sng" w14:algn="ctr">
              <w14:noFill/>
              <w14:prstDash w14:val="solid"/>
              <w14:bevel/>
            </w14:textOutline>
          </w:rPr>
          <w:t xml:space="preserve">at the next sequence position, conditional on the current state and action. Finally, </w:t>
        </w:r>
      </w:ins>
      <m:oMath>
        <m:sSub>
          <m:sSubPr>
            <m:ctrlPr>
              <w:ins w:id="418"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19" w:author="Furl, Nicholas" w:date="2026-07-02T09:55:00Z">
                <w:rPr>
                  <w:rFonts w:ascii="Cambria Math" w:hAnsi="Cambria Math" w:cs="Arial Unicode MS"/>
                  <w:lang w:val="en-GB"/>
                  <w14:textOutline w14:w="0" w14:cap="flat" w14:cmpd="sng" w14:algn="ctr">
                    <w14:noFill/>
                    <w14:prstDash w14:val="solid"/>
                    <w14:bevel/>
                  </w14:textOutline>
                </w:rPr>
                <m:t>u</m:t>
              </w:ins>
            </m:r>
          </m:e>
          <m:sub>
            <m:r>
              <w:ins w:id="420" w:author="Furl, Nicholas" w:date="2026-07-02T09:55:00Z">
                <w:rPr>
                  <w:rFonts w:ascii="Cambria Math" w:hAnsi="Cambria Math" w:cs="Arial Unicode MS"/>
                  <w:lang w:val="en-GB"/>
                  <w14:textOutline w14:w="0" w14:cap="flat" w14:cmpd="sng" w14:algn="ctr">
                    <w14:noFill/>
                    <w14:prstDash w14:val="solid"/>
                    <w14:bevel/>
                  </w14:textOutline>
                </w:rPr>
                <m:t>t+1</m:t>
              </w:ins>
            </m:r>
          </m:sub>
        </m:sSub>
        <m:r>
          <w:ins w:id="421" w:author="Furl, Nicholas" w:date="2026-07-02T09:55:00Z">
            <w:rPr>
              <w:rFonts w:ascii="Cambria Math" w:hAnsi="Cambria Math" w:cs="Arial Unicode MS"/>
              <w:lang w:val="en-GB"/>
              <w14:textOutline w14:w="0" w14:cap="flat" w14:cmpd="sng" w14:algn="ctr">
                <w14:noFill/>
                <w14:prstDash w14:val="solid"/>
                <w14:bevel/>
              </w14:textOutline>
            </w:rPr>
            <m:t>(j)</m:t>
          </w:ins>
        </m:r>
      </m:oMath>
      <w:ins w:id="422" w:author="Furl, Nicholas" w:date="2026-07-02T10:05:00Z" w16du:dateUtc="2026-07-02T09:05:00Z">
        <w:r w:rsidR="00AF289D">
          <w:rPr>
            <w:rFonts w:cs="Arial Unicode MS"/>
            <w:lang w:val="en-GB"/>
            <w14:textOutline w14:w="0" w14:cap="flat" w14:cmpd="sng" w14:algn="ctr">
              <w14:noFill/>
              <w14:prstDash w14:val="solid"/>
              <w14:bevel/>
            </w14:textOutline>
          </w:rPr>
          <w:t xml:space="preserve"> </w:t>
        </w:r>
      </w:ins>
      <w:ins w:id="423" w:author="Furl, Nicholas" w:date="2026-07-02T09:55:00Z">
        <w:r w:rsidRPr="00BE2C87">
          <w:rPr>
            <w:rFonts w:cs="Arial Unicode MS"/>
            <w:lang w:val="en-GB"/>
            <w14:textOutline w14:w="0" w14:cap="flat" w14:cmpd="sng" w14:algn="ctr">
              <w14:noFill/>
              <w14:prstDash w14:val="solid"/>
              <w14:bevel/>
            </w14:textOutline>
          </w:rPr>
          <w:t>is the utility of that possible future state. The utility of the current state was the larger of the available action values:</w:t>
        </w:r>
      </w:ins>
    </w:p>
    <w:p w14:paraId="686D338D" w14:textId="34B3DF2E" w:rsidR="00BE2C87" w:rsidRPr="00BE2C87" w:rsidRDefault="00000000" w:rsidP="00BE2C87">
      <w:pPr>
        <w:pStyle w:val="BodyA"/>
        <w:spacing w:after="288" w:line="480" w:lineRule="auto"/>
        <w:ind w:firstLine="720"/>
        <w:rPr>
          <w:ins w:id="424"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r>
            <w:rPr>
              <w:rFonts w:ascii="Cambria Math" w:hAnsi="Cambria Math" w:cs="Arial Unicode MS"/>
            </w:rPr>
            <m:t>=</m:t>
          </m:r>
          <m:func>
            <m:funcPr>
              <m:ctrlPr>
                <w:rPr>
                  <w:rFonts w:ascii="Cambria Math" w:hAnsi="Cambria Math" w:cs="Arial Unicode MS"/>
                </w:rPr>
              </m:ctrlPr>
            </m:funcPr>
            <m:fName>
              <m:limLow>
                <m:limLowPr>
                  <m:ctrlPr>
                    <w:rPr>
                      <w:rFonts w:ascii="Cambria Math" w:hAnsi="Cambria Math" w:cs="Arial Unicode MS"/>
                    </w:rPr>
                  </m:ctrlPr>
                </m:limLowPr>
                <m:e>
                  <m:r>
                    <m:rPr>
                      <m:sty m:val="p"/>
                    </m:rPr>
                    <w:rPr>
                      <w:rFonts w:ascii="Cambria Math" w:hAnsi="Cambria Math" w:cs="Arial Unicode MS"/>
                    </w:rPr>
                    <m:t>max</m:t>
                  </m:r>
                </m:e>
                <m:lim>
                  <m:r>
                    <w:rPr>
                      <w:rFonts w:ascii="Cambria Math" w:hAnsi="Cambria Math" w:cs="Arial Unicode MS"/>
                    </w:rPr>
                    <m:t>a∈A</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lim>
              </m:limLow>
            </m:fName>
            <m:e>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func>
        </m:oMath>
      </m:oMathPara>
    </w:p>
    <w:p w14:paraId="405F9462" w14:textId="5EAA4E3D" w:rsidR="00BE2C87" w:rsidRPr="00BE2C87" w:rsidRDefault="00BE2C87">
      <w:pPr>
        <w:pStyle w:val="BodyA"/>
        <w:spacing w:after="288" w:line="480" w:lineRule="auto"/>
        <w:rPr>
          <w:ins w:id="425" w:author="Furl, Nicholas" w:date="2026-07-02T09:55:00Z"/>
          <w:rFonts w:cs="Arial Unicode MS"/>
          <w:lang w:val="en-GB"/>
          <w14:textOutline w14:w="0" w14:cap="flat" w14:cmpd="sng" w14:algn="ctr">
            <w14:noFill/>
            <w14:prstDash w14:val="solid"/>
            <w14:bevel/>
          </w14:textOutline>
        </w:rPr>
        <w:pPrChange w:id="426" w:author="Furl, Nicholas" w:date="2026-07-02T10:06:00Z" w16du:dateUtc="2026-07-02T09:06:00Z">
          <w:pPr>
            <w:pStyle w:val="BodyA"/>
            <w:spacing w:after="288" w:line="480" w:lineRule="auto"/>
            <w:ind w:firstLine="720"/>
          </w:pPr>
        </w:pPrChange>
      </w:pPr>
      <w:ins w:id="427" w:author="Furl, Nicholas" w:date="2026-07-02T09:55:00Z">
        <w:r w:rsidRPr="00BE2C87">
          <w:rPr>
            <w:rFonts w:cs="Arial Unicode MS"/>
            <w:lang w:val="en-GB"/>
            <w14:textOutline w14:w="0" w14:cap="flat" w14:cmpd="sng" w14:algn="ctr">
              <w14:noFill/>
              <w14:prstDash w14:val="solid"/>
              <w14:bevel/>
            </w14:textOutline>
          </w:rPr>
          <w:t xml:space="preserve">where </w:t>
        </w:r>
      </w:ins>
      <m:oMath>
        <m:r>
          <w:ins w:id="428" w:author="Furl, Nicholas" w:date="2026-07-02T09:55:00Z">
            <w:rPr>
              <w:rFonts w:ascii="Cambria Math" w:hAnsi="Cambria Math" w:cs="Arial Unicode MS"/>
              <w:lang w:val="en-GB"/>
              <w14:textOutline w14:w="0" w14:cap="flat" w14:cmpd="sng" w14:algn="ctr">
                <w14:noFill/>
                <w14:prstDash w14:val="solid"/>
                <w14:bevel/>
              </w14:textOutline>
            </w:rPr>
            <m:t>A(</m:t>
          </w:ins>
        </m:r>
        <m:sSub>
          <m:sSubPr>
            <m:ctrlPr>
              <w:ins w:id="429"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30"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431"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432" w:author="Furl, Nicholas" w:date="2026-07-02T09:55:00Z">
            <w:rPr>
              <w:rFonts w:ascii="Cambria Math" w:hAnsi="Cambria Math" w:cs="Arial Unicode MS"/>
              <w:lang w:val="en-GB"/>
              <w14:textOutline w14:w="0" w14:cap="flat" w14:cmpd="sng" w14:algn="ctr">
                <w14:noFill/>
                <w14:prstDash w14:val="solid"/>
                <w14:bevel/>
              </w14:textOutline>
            </w:rPr>
            <m:t>)</m:t>
          </w:ins>
        </m:r>
      </m:oMath>
      <w:ins w:id="433" w:author="Furl, Nicholas" w:date="2026-07-02T10:06:00Z" w16du:dateUtc="2026-07-02T09:06:00Z">
        <w:r w:rsidR="00AF289D">
          <w:rPr>
            <w:rFonts w:cs="Arial Unicode MS"/>
            <w:lang w:val="en-GB"/>
            <w14:textOutline w14:w="0" w14:cap="flat" w14:cmpd="sng" w14:algn="ctr">
              <w14:noFill/>
              <w14:prstDash w14:val="solid"/>
              <w14:bevel/>
            </w14:textOutline>
          </w:rPr>
          <w:t xml:space="preserve"> </w:t>
        </w:r>
      </w:ins>
      <w:ins w:id="434" w:author="Furl, Nicholas" w:date="2026-07-02T09:55:00Z">
        <w:r w:rsidRPr="00BE2C87">
          <w:rPr>
            <w:rFonts w:cs="Arial Unicode MS"/>
            <w:lang w:val="en-GB"/>
            <w14:textOutline w14:w="0" w14:cap="flat" w14:cmpd="sng" w14:algn="ctr">
              <w14:noFill/>
              <w14:prstDash w14:val="solid"/>
              <w14:bevel/>
            </w14:textOutline>
          </w:rPr>
          <w:t>is the set of actions available in the current state.</w:t>
        </w:r>
      </w:ins>
    </w:p>
    <w:p w14:paraId="2DCC41D4" w14:textId="77777777" w:rsidR="00BE2C87" w:rsidRPr="00BE2C87" w:rsidRDefault="00BE2C87" w:rsidP="00BE2C87">
      <w:pPr>
        <w:pStyle w:val="BodyA"/>
        <w:spacing w:after="288" w:line="480" w:lineRule="auto"/>
        <w:ind w:firstLine="720"/>
        <w:rPr>
          <w:ins w:id="435" w:author="Furl, Nicholas" w:date="2026-07-02T09:55:00Z"/>
          <w:rFonts w:cs="Arial Unicode MS"/>
          <w:lang w:val="en-GB"/>
          <w14:textOutline w14:w="0" w14:cap="flat" w14:cmpd="sng" w14:algn="ctr">
            <w14:noFill/>
            <w14:prstDash w14:val="solid"/>
            <w14:bevel/>
          </w14:textOutline>
        </w:rPr>
      </w:pPr>
      <w:ins w:id="436" w:author="Furl, Nicholas" w:date="2026-07-02T09:55:00Z">
        <w:r w:rsidRPr="00BE2C87">
          <w:rPr>
            <w:rFonts w:cs="Arial Unicode MS"/>
            <w:lang w:val="en-GB"/>
            <w14:textOutline w14:w="0" w14:cap="flat" w14:cmpd="sng" w14:algn="ctr">
              <w14:noFill/>
              <w14:prstDash w14:val="solid"/>
              <w14:bevel/>
            </w14:textOutline>
          </w:rPr>
          <w:t xml:space="preserve">For the </w:t>
        </w:r>
        <w:proofErr w:type="gramStart"/>
        <w:r w:rsidRPr="00BE2C87">
          <w:rPr>
            <w:rFonts w:cs="Arial Unicode MS"/>
            <w:lang w:val="en-GB"/>
            <w14:textOutline w14:w="0" w14:cap="flat" w14:cmpd="sng" w14:algn="ctr">
              <w14:noFill/>
              <w14:prstDash w14:val="solid"/>
              <w14:bevel/>
            </w14:textOutline>
          </w:rPr>
          <w:t>take action</w:t>
        </w:r>
        <w:proofErr w:type="gramEnd"/>
        <w:r w:rsidRPr="00BE2C87">
          <w:rPr>
            <w:rFonts w:cs="Arial Unicode MS"/>
            <w:lang w:val="en-GB"/>
            <w14:textOutline w14:w="0" w14:cap="flat" w14:cmpd="sng" w14:algn="ctr">
              <w14:noFill/>
              <w14:prstDash w14:val="solid"/>
              <w14:bevel/>
            </w14:textOutline>
          </w:rPr>
          <w:t>, the sequence ended, so there was no future-state term. The value of taking the current option was therefore its immediate reward:</w:t>
        </w:r>
      </w:ins>
    </w:p>
    <w:p w14:paraId="10062DC5" w14:textId="6830104D" w:rsidR="00BE2C87" w:rsidRPr="00BE2C87" w:rsidRDefault="00000000" w:rsidP="00BE2C87">
      <w:pPr>
        <w:pStyle w:val="BodyA"/>
        <w:spacing w:after="288" w:line="480" w:lineRule="auto"/>
        <w:ind w:firstLine="720"/>
        <w:rPr>
          <w:ins w:id="437"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take</m:t>
              </m:r>
            </m:e>
          </m:d>
          <m:r>
            <w:rPr>
              <w:rFonts w:ascii="Cambria Math" w:hAnsi="Cambria Math" w:cs="Arial Unicode MS"/>
            </w:rPr>
            <m:t>=R</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x</m:t>
                  </m:r>
                </m:e>
                <m:sub>
                  <m:r>
                    <w:rPr>
                      <w:rFonts w:ascii="Cambria Math" w:hAnsi="Cambria Math" w:cs="Arial Unicode MS"/>
                    </w:rPr>
                    <m:t>t</m:t>
                  </m:r>
                </m:sub>
              </m:sSub>
            </m:e>
          </m:d>
        </m:oMath>
      </m:oMathPara>
    </w:p>
    <w:p w14:paraId="5816AA8B" w14:textId="67BEF82A" w:rsidR="00BE2C87" w:rsidRPr="00BE2C87" w:rsidRDefault="00BE2C87">
      <w:pPr>
        <w:pStyle w:val="BodyA"/>
        <w:spacing w:after="288" w:line="480" w:lineRule="auto"/>
        <w:rPr>
          <w:ins w:id="438" w:author="Furl, Nicholas" w:date="2026-07-02T09:55:00Z"/>
          <w:rFonts w:cs="Arial Unicode MS"/>
          <w:lang w:val="en-GB"/>
          <w14:textOutline w14:w="0" w14:cap="flat" w14:cmpd="sng" w14:algn="ctr">
            <w14:noFill/>
            <w14:prstDash w14:val="solid"/>
            <w14:bevel/>
          </w14:textOutline>
        </w:rPr>
        <w:pPrChange w:id="439" w:author="Furl, Nicholas" w:date="2026-07-02T10:07:00Z" w16du:dateUtc="2026-07-02T09:07:00Z">
          <w:pPr>
            <w:pStyle w:val="BodyA"/>
            <w:spacing w:after="288" w:line="480" w:lineRule="auto"/>
            <w:ind w:firstLine="720"/>
          </w:pPr>
        </w:pPrChange>
      </w:pPr>
      <w:ins w:id="440" w:author="Furl, Nicholas" w:date="2026-07-02T09:55:00Z">
        <w:r w:rsidRPr="00BE2C87">
          <w:rPr>
            <w:rFonts w:cs="Arial Unicode MS"/>
            <w:lang w:val="en-GB"/>
            <w14:textOutline w14:w="0" w14:cap="flat" w14:cmpd="sng" w14:algn="ctr">
              <w14:noFill/>
              <w14:prstDash w14:val="solid"/>
              <w14:bevel/>
            </w14:textOutline>
          </w:rPr>
          <w:t xml:space="preserve">where </w:t>
        </w:r>
      </w:ins>
      <m:oMath>
        <m:sSub>
          <m:sSubPr>
            <m:ctrlPr>
              <w:ins w:id="441"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42" w:author="Furl, Nicholas" w:date="2026-07-02T09:55:00Z">
                <w:rPr>
                  <w:rFonts w:ascii="Cambria Math" w:hAnsi="Cambria Math" w:cs="Arial Unicode MS"/>
                  <w:lang w:val="en-GB"/>
                  <w14:textOutline w14:w="0" w14:cap="flat" w14:cmpd="sng" w14:algn="ctr">
                    <w14:noFill/>
                    <w14:prstDash w14:val="solid"/>
                    <w14:bevel/>
                  </w14:textOutline>
                </w:rPr>
                <m:t>x</m:t>
              </w:ins>
            </m:r>
          </m:e>
          <m:sub>
            <m:r>
              <w:ins w:id="443" w:author="Furl, Nicholas" w:date="2026-07-02T09:55:00Z">
                <w:rPr>
                  <w:rFonts w:ascii="Cambria Math" w:hAnsi="Cambria Math" w:cs="Arial Unicode MS"/>
                  <w:lang w:val="en-GB"/>
                  <w14:textOutline w14:w="0" w14:cap="flat" w14:cmpd="sng" w14:algn="ctr">
                    <w14:noFill/>
                    <w14:prstDash w14:val="solid"/>
                    <w14:bevel/>
                  </w14:textOutline>
                </w:rPr>
                <m:t>t</m:t>
              </w:ins>
            </m:r>
          </m:sub>
        </m:sSub>
      </m:oMath>
      <w:ins w:id="444" w:author="Furl, Nicholas" w:date="2026-07-02T10:07:00Z" w16du:dateUtc="2026-07-02T09:07:00Z">
        <w:r w:rsidR="00C0525C">
          <w:rPr>
            <w:rFonts w:cs="Arial Unicode MS"/>
            <w:lang w:val="en-GB"/>
            <w14:textOutline w14:w="0" w14:cap="flat" w14:cmpd="sng" w14:algn="ctr">
              <w14:noFill/>
              <w14:prstDash w14:val="solid"/>
              <w14:bevel/>
            </w14:textOutline>
          </w:rPr>
          <w:t xml:space="preserve"> </w:t>
        </w:r>
      </w:ins>
      <w:ins w:id="445" w:author="Furl, Nicholas" w:date="2026-07-02T09:55:00Z">
        <w:r w:rsidRPr="00BE2C87">
          <w:rPr>
            <w:rFonts w:cs="Arial Unicode MS"/>
            <w:lang w:val="en-GB"/>
            <w14:textOutline w14:w="0" w14:cap="flat" w14:cmpd="sng" w14:algn="ctr">
              <w14:noFill/>
              <w14:prstDash w14:val="solid"/>
              <w14:bevel/>
            </w14:textOutline>
          </w:rPr>
          <w:t xml:space="preserve">is the subjective value of the current option and </w:t>
        </w:r>
      </w:ins>
      <m:oMath>
        <m:r>
          <w:ins w:id="446" w:author="Furl, Nicholas" w:date="2026-07-02T09:55:00Z">
            <w:rPr>
              <w:rFonts w:ascii="Cambria Math" w:hAnsi="Cambria Math" w:cs="Arial Unicode MS"/>
              <w:lang w:val="en-GB"/>
              <w14:textOutline w14:w="0" w14:cap="flat" w14:cmpd="sng" w14:algn="ctr">
                <w14:noFill/>
                <w14:prstDash w14:val="solid"/>
                <w14:bevel/>
              </w14:textOutline>
            </w:rPr>
            <m:t>R(</m:t>
          </w:ins>
        </m:r>
        <m:sSub>
          <m:sSubPr>
            <m:ctrlPr>
              <w:ins w:id="447"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48" w:author="Furl, Nicholas" w:date="2026-07-02T09:55:00Z">
                <w:rPr>
                  <w:rFonts w:ascii="Cambria Math" w:hAnsi="Cambria Math" w:cs="Arial Unicode MS"/>
                  <w:lang w:val="en-GB"/>
                  <w14:textOutline w14:w="0" w14:cap="flat" w14:cmpd="sng" w14:algn="ctr">
                    <w14:noFill/>
                    <w14:prstDash w14:val="solid"/>
                    <w14:bevel/>
                  </w14:textOutline>
                </w:rPr>
                <m:t>x</m:t>
              </w:ins>
            </m:r>
          </m:e>
          <m:sub>
            <m:r>
              <w:ins w:id="449"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450" w:author="Furl, Nicholas" w:date="2026-07-02T09:55:00Z">
            <w:rPr>
              <w:rFonts w:ascii="Cambria Math" w:hAnsi="Cambria Math" w:cs="Arial Unicode MS"/>
              <w:lang w:val="en-GB"/>
              <w14:textOutline w14:w="0" w14:cap="flat" w14:cmpd="sng" w14:algn="ctr">
                <w14:noFill/>
                <w14:prstDash w14:val="solid"/>
                <w14:bevel/>
              </w14:textOutline>
            </w:rPr>
            <m:t>)</m:t>
          </w:ins>
        </m:r>
      </m:oMath>
      <w:ins w:id="451" w:author="Furl, Nicholas" w:date="2026-07-02T10:07:00Z" w16du:dateUtc="2026-07-02T09:07:00Z">
        <w:r w:rsidR="00CE2C04">
          <w:rPr>
            <w:rFonts w:cs="Arial Unicode MS"/>
            <w:lang w:val="en-GB"/>
            <w14:textOutline w14:w="0" w14:cap="flat" w14:cmpd="sng" w14:algn="ctr">
              <w14:noFill/>
              <w14:prstDash w14:val="solid"/>
              <w14:bevel/>
            </w14:textOutline>
          </w:rPr>
          <w:t xml:space="preserve"> </w:t>
        </w:r>
      </w:ins>
      <w:ins w:id="452" w:author="Furl, Nicholas" w:date="2026-07-02T09:55:00Z">
        <w:r w:rsidRPr="00BE2C87">
          <w:rPr>
            <w:rFonts w:cs="Arial Unicode MS"/>
            <w:lang w:val="en-GB"/>
            <w14:textOutline w14:w="0" w14:cap="flat" w14:cmpd="sng" w14:algn="ctr">
              <w14:noFill/>
              <w14:prstDash w14:val="solid"/>
              <w14:bevel/>
            </w14:textOutline>
          </w:rPr>
          <w:t>is the reward assigned to accepting that option. In the present image</w:t>
        </w:r>
      </w:ins>
      <w:ins w:id="453" w:author="Furl, Nicholas" w:date="2026-07-02T13:55:00Z" w16du:dateUtc="2026-07-02T12:55:00Z">
        <w:r w:rsidR="001A1CF3">
          <w:rPr>
            <w:rFonts w:cs="Arial Unicode MS"/>
            <w:lang w:val="en-GB"/>
            <w14:textOutline w14:w="0" w14:cap="flat" w14:cmpd="sng" w14:algn="ctr">
              <w14:noFill/>
              <w14:prstDash w14:val="solid"/>
              <w14:bevel/>
            </w14:textOutline>
          </w:rPr>
          <w:t>-based</w:t>
        </w:r>
      </w:ins>
      <w:ins w:id="454" w:author="Furl, Nicholas" w:date="2026-07-02T09:55:00Z">
        <w:r w:rsidRPr="00BE2C87">
          <w:rPr>
            <w:rFonts w:cs="Arial Unicode MS"/>
            <w:lang w:val="en-GB"/>
            <w14:textOutline w14:w="0" w14:cap="flat" w14:cmpd="sng" w14:algn="ctr">
              <w14:noFill/>
              <w14:prstDash w14:val="solid"/>
              <w14:bevel/>
            </w14:textOutline>
          </w:rPr>
          <w:t xml:space="preserve"> tasks, </w:t>
        </w:r>
      </w:ins>
      <m:oMath>
        <m:r>
          <w:ins w:id="455" w:author="Furl, Nicholas" w:date="2026-07-02T09:55:00Z">
            <w:rPr>
              <w:rFonts w:ascii="Cambria Math" w:hAnsi="Cambria Math" w:cs="Arial Unicode MS"/>
              <w:lang w:val="en-GB"/>
              <w14:textOutline w14:w="0" w14:cap="flat" w14:cmpd="sng" w14:algn="ctr">
                <w14:noFill/>
                <w14:prstDash w14:val="solid"/>
                <w14:bevel/>
              </w14:textOutline>
            </w:rPr>
            <m:t>R(</m:t>
          </w:ins>
        </m:r>
        <m:sSub>
          <m:sSubPr>
            <m:ctrlPr>
              <w:ins w:id="456"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457" w:author="Furl, Nicholas" w:date="2026-07-02T09:55:00Z">
                <w:rPr>
                  <w:rFonts w:ascii="Cambria Math" w:hAnsi="Cambria Math" w:cs="Arial Unicode MS"/>
                  <w:lang w:val="en-GB"/>
                  <w14:textOutline w14:w="0" w14:cap="flat" w14:cmpd="sng" w14:algn="ctr">
                    <w14:noFill/>
                    <w14:prstDash w14:val="solid"/>
                    <w14:bevel/>
                  </w14:textOutline>
                </w:rPr>
                <m:t>x</m:t>
              </w:ins>
            </m:r>
          </m:e>
          <m:sub>
            <m:r>
              <w:ins w:id="458"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459" w:author="Furl, Nicholas" w:date="2026-07-02T09:55:00Z">
            <w:rPr>
              <w:rFonts w:ascii="Cambria Math" w:hAnsi="Cambria Math" w:cs="Arial Unicode MS"/>
              <w:lang w:val="en-GB"/>
              <w14:textOutline w14:w="0" w14:cap="flat" w14:cmpd="sng" w14:algn="ctr">
                <w14:noFill/>
                <w14:prstDash w14:val="solid"/>
                <w14:bevel/>
              </w14:textOutline>
            </w:rPr>
            <m:t>)</m:t>
          </w:ins>
        </m:r>
      </m:oMath>
      <w:ins w:id="460" w:author="Furl, Nicholas" w:date="2026-07-02T10:08:00Z" w16du:dateUtc="2026-07-02T09:08:00Z">
        <w:r w:rsidR="00CE2C04">
          <w:rPr>
            <w:rFonts w:cs="Arial Unicode MS"/>
            <w:lang w:val="en-GB"/>
            <w14:textOutline w14:w="0" w14:cap="flat" w14:cmpd="sng" w14:algn="ctr">
              <w14:noFill/>
              <w14:prstDash w14:val="solid"/>
              <w14:bevel/>
            </w14:textOutline>
          </w:rPr>
          <w:t xml:space="preserve"> </w:t>
        </w:r>
      </w:ins>
      <w:ins w:id="461" w:author="Furl, Nicholas" w:date="2026-07-02T09:55:00Z">
        <w:r w:rsidRPr="00BE2C87">
          <w:rPr>
            <w:rFonts w:cs="Arial Unicode MS"/>
            <w:lang w:val="en-GB"/>
            <w14:textOutline w14:w="0" w14:cap="flat" w14:cmpd="sng" w14:algn="ctr">
              <w14:noFill/>
              <w14:prstDash w14:val="solid"/>
              <w14:bevel/>
            </w14:textOutline>
          </w:rPr>
          <w:t xml:space="preserve">was based on the participant’s own </w:t>
        </w:r>
      </w:ins>
      <w:ins w:id="462" w:author="Furl, Nicholas" w:date="2026-07-02T13:56:00Z" w16du:dateUtc="2026-07-02T12:56:00Z">
        <w:r w:rsidR="001A1CF3">
          <w:rPr>
            <w:rFonts w:cs="Arial Unicode MS"/>
            <w:lang w:val="en-GB"/>
            <w14:textOutline w14:w="0" w14:cap="flat" w14:cmpd="sng" w14:algn="ctr">
              <w14:noFill/>
              <w14:prstDash w14:val="solid"/>
              <w14:bevel/>
            </w14:textOutline>
          </w:rPr>
          <w:t xml:space="preserve">averaged </w:t>
        </w:r>
      </w:ins>
      <w:ins w:id="463" w:author="Furl, Nicholas" w:date="2026-07-02T09:55:00Z">
        <w:r w:rsidRPr="00BE2C87">
          <w:rPr>
            <w:rFonts w:cs="Arial Unicode MS"/>
            <w:lang w:val="en-GB"/>
            <w14:textOutline w14:w="0" w14:cap="flat" w14:cmpd="sng" w14:algn="ctr">
              <w14:noFill/>
              <w14:prstDash w14:val="solid"/>
              <w14:bevel/>
            </w14:textOutline>
          </w:rPr>
          <w:t>phase 1 rating</w:t>
        </w:r>
      </w:ins>
      <w:ins w:id="464" w:author="Furl, Nicholas" w:date="2026-07-02T13:56:00Z" w16du:dateUtc="2026-07-02T12:56:00Z">
        <w:r w:rsidR="001A1CF3">
          <w:rPr>
            <w:rFonts w:cs="Arial Unicode MS"/>
            <w:lang w:val="en-GB"/>
            <w14:textOutline w14:w="0" w14:cap="flat" w14:cmpd="sng" w14:algn="ctr">
              <w14:noFill/>
              <w14:prstDash w14:val="solid"/>
              <w14:bevel/>
            </w14:textOutline>
          </w:rPr>
          <w:t>s</w:t>
        </w:r>
      </w:ins>
      <w:ins w:id="465" w:author="Furl, Nicholas" w:date="2026-07-02T09:55:00Z">
        <w:r w:rsidRPr="00BE2C87">
          <w:rPr>
            <w:rFonts w:cs="Arial Unicode MS"/>
            <w:lang w:val="en-GB"/>
            <w14:textOutline w14:w="0" w14:cap="flat" w14:cmpd="sng" w14:algn="ctr">
              <w14:noFill/>
              <w14:prstDash w14:val="solid"/>
              <w14:bevel/>
            </w14:textOutline>
          </w:rPr>
          <w:t xml:space="preserve"> </w:t>
        </w:r>
      </w:ins>
      <w:ins w:id="466" w:author="Furl, Nicholas" w:date="2026-07-02T13:56:00Z" w16du:dateUtc="2026-07-02T12:56:00Z">
        <w:r w:rsidR="001A1CF3">
          <w:rPr>
            <w:rFonts w:cs="Arial Unicode MS"/>
            <w:lang w:val="en-GB"/>
            <w14:textOutline w14:w="0" w14:cap="flat" w14:cmpd="sng" w14:algn="ctr">
              <w14:noFill/>
              <w14:prstDash w14:val="solid"/>
              <w14:bevel/>
            </w14:textOutline>
          </w:rPr>
          <w:t>for</w:t>
        </w:r>
      </w:ins>
      <w:ins w:id="467" w:author="Furl, Nicholas" w:date="2026-07-02T09:55:00Z">
        <w:r w:rsidRPr="00BE2C87">
          <w:rPr>
            <w:rFonts w:cs="Arial Unicode MS"/>
            <w:lang w:val="en-GB"/>
            <w14:textOutline w14:w="0" w14:cap="flat" w14:cmpd="sng" w14:algn="ctr">
              <w14:noFill/>
              <w14:prstDash w14:val="solid"/>
              <w14:bevel/>
            </w14:textOutline>
          </w:rPr>
          <w:t xml:space="preserve"> that image. Chosen rank within the sequence was analysed separately as a </w:t>
        </w:r>
        <w:r w:rsidRPr="00BE2C87">
          <w:rPr>
            <w:rFonts w:cs="Arial Unicode MS"/>
            <w:lang w:val="en-GB"/>
            <w14:textOutline w14:w="0" w14:cap="flat" w14:cmpd="sng" w14:algn="ctr">
              <w14:noFill/>
              <w14:prstDash w14:val="solid"/>
              <w14:bevel/>
            </w14:textOutline>
          </w:rPr>
          <w:lastRenderedPageBreak/>
          <w:t xml:space="preserve">descriptive performance </w:t>
        </w:r>
      </w:ins>
      <w:ins w:id="468" w:author="Furl, Nicholas" w:date="2026-07-02T10:08:00Z" w16du:dateUtc="2026-07-02T09:08:00Z">
        <w:r w:rsidR="00E74E3C">
          <w:rPr>
            <w:rFonts w:cs="Arial Unicode MS"/>
            <w:lang w:val="en-GB"/>
            <w14:textOutline w14:w="0" w14:cap="flat" w14:cmpd="sng" w14:algn="ctr">
              <w14:noFill/>
              <w14:prstDash w14:val="solid"/>
              <w14:bevel/>
            </w14:textOutline>
          </w:rPr>
          <w:t xml:space="preserve">accuracy </w:t>
        </w:r>
      </w:ins>
      <w:ins w:id="469" w:author="Furl, Nicholas" w:date="2026-07-02T09:55:00Z">
        <w:r w:rsidRPr="00BE2C87">
          <w:rPr>
            <w:rFonts w:cs="Arial Unicode MS"/>
            <w:lang w:val="en-GB"/>
            <w14:textOutline w14:w="0" w14:cap="flat" w14:cmpd="sng" w14:algn="ctr">
              <w14:noFill/>
              <w14:prstDash w14:val="solid"/>
              <w14:bevel/>
            </w14:textOutline>
          </w:rPr>
          <w:t>measure</w:t>
        </w:r>
      </w:ins>
      <w:ins w:id="470" w:author="Furl, Nicholas" w:date="2026-07-02T10:08:00Z" w16du:dateUtc="2026-07-02T09:08:00Z">
        <w:r w:rsidR="00E74E3C">
          <w:rPr>
            <w:rFonts w:cs="Arial Unicode MS"/>
            <w:lang w:val="en-GB"/>
            <w14:textOutline w14:w="0" w14:cap="flat" w14:cmpd="sng" w14:algn="ctr">
              <w14:noFill/>
              <w14:prstDash w14:val="solid"/>
              <w14:bevel/>
            </w14:textOutline>
          </w:rPr>
          <w:t>, reported</w:t>
        </w:r>
      </w:ins>
      <w:ins w:id="471" w:author="Furl, Nicholas" w:date="2026-07-02T09:55:00Z">
        <w:r w:rsidRPr="00BE2C87">
          <w:rPr>
            <w:rFonts w:cs="Arial Unicode MS"/>
            <w:lang w:val="en-GB"/>
            <w14:textOutline w14:w="0" w14:cap="flat" w14:cmpd="sng" w14:algn="ctr">
              <w14:noFill/>
              <w14:prstDash w14:val="solid"/>
              <w14:bevel/>
            </w14:textOutline>
          </w:rPr>
          <w:t xml:space="preserve"> in the Supplementary Materials</w:t>
        </w:r>
      </w:ins>
      <w:ins w:id="472" w:author="Furl, Nicholas" w:date="2026-07-02T10:08:00Z" w16du:dateUtc="2026-07-02T09:08:00Z">
        <w:r w:rsidR="00E74E3C">
          <w:rPr>
            <w:rFonts w:cs="Arial Unicode MS"/>
            <w:lang w:val="en-GB"/>
            <w14:textOutline w14:w="0" w14:cap="flat" w14:cmpd="sng" w14:algn="ctr">
              <w14:noFill/>
              <w14:prstDash w14:val="solid"/>
              <w14:bevel/>
            </w14:textOutline>
          </w:rPr>
          <w:t xml:space="preserve"> as Figures S5-S7</w:t>
        </w:r>
      </w:ins>
      <w:ins w:id="473" w:author="Furl, Nicholas" w:date="2026-07-02T09:55:00Z">
        <w:r w:rsidRPr="00BE2C87">
          <w:rPr>
            <w:rFonts w:cs="Arial Unicode MS"/>
            <w:lang w:val="en-GB"/>
            <w14:textOutline w14:w="0" w14:cap="flat" w14:cmpd="sng" w14:algn="ctr">
              <w14:noFill/>
              <w14:prstDash w14:val="solid"/>
              <w14:bevel/>
            </w14:textOutline>
          </w:rPr>
          <w:t>.</w:t>
        </w:r>
      </w:ins>
    </w:p>
    <w:p w14:paraId="78997760" w14:textId="030B1306" w:rsidR="00BE2C87" w:rsidRPr="00BE2C87" w:rsidRDefault="00BE2C87" w:rsidP="00BE2C87">
      <w:pPr>
        <w:pStyle w:val="BodyA"/>
        <w:spacing w:after="288" w:line="480" w:lineRule="auto"/>
        <w:ind w:firstLine="720"/>
        <w:rPr>
          <w:ins w:id="474" w:author="Furl, Nicholas" w:date="2026-07-02T09:55:00Z"/>
          <w:rFonts w:cs="Arial Unicode MS"/>
          <w:lang w:val="en-GB"/>
          <w14:textOutline w14:w="0" w14:cap="flat" w14:cmpd="sng" w14:algn="ctr">
            <w14:noFill/>
            <w14:prstDash w14:val="solid"/>
            <w14:bevel/>
          </w14:textOutline>
        </w:rPr>
      </w:pPr>
      <w:ins w:id="475" w:author="Furl, Nicholas" w:date="2026-07-02T09:55:00Z">
        <w:r w:rsidRPr="00BE2C87">
          <w:rPr>
            <w:rFonts w:cs="Arial Unicode MS"/>
            <w:lang w:val="en-GB"/>
            <w14:textOutline w14:w="0" w14:cap="flat" w14:cmpd="sng" w14:algn="ctr">
              <w14:noFill/>
              <w14:prstDash w14:val="solid"/>
              <w14:bevel/>
            </w14:textOutline>
          </w:rPr>
          <w:t xml:space="preserve">For the decline action, the current option was rejected and could not be </w:t>
        </w:r>
      </w:ins>
      <w:ins w:id="476" w:author="Furl, Nicholas" w:date="2026-07-02T13:57:00Z" w16du:dateUtc="2026-07-02T12:57:00Z">
        <w:r w:rsidR="000B4F1F">
          <w:rPr>
            <w:rFonts w:cs="Arial Unicode MS"/>
            <w:lang w:val="en-GB"/>
            <w14:textOutline w14:w="0" w14:cap="flat" w14:cmpd="sng" w14:algn="ctr">
              <w14:noFill/>
              <w14:prstDash w14:val="solid"/>
              <w14:bevel/>
            </w14:textOutline>
          </w:rPr>
          <w:t>r</w:t>
        </w:r>
      </w:ins>
      <w:ins w:id="477" w:author="Furl, Nicholas" w:date="2026-07-02T13:56:00Z" w16du:dateUtc="2026-07-02T12:56:00Z">
        <w:r w:rsidR="000B4F1F">
          <w:rPr>
            <w:rFonts w:cs="Arial Unicode MS"/>
            <w:lang w:val="en-GB"/>
            <w14:textOutline w14:w="0" w14:cap="flat" w14:cmpd="sng" w14:algn="ctr">
              <w14:noFill/>
              <w14:prstDash w14:val="solid"/>
              <w14:bevel/>
            </w14:textOutline>
          </w:rPr>
          <w:t>ecalled</w:t>
        </w:r>
      </w:ins>
      <w:ins w:id="478" w:author="Furl, Nicholas" w:date="2026-07-02T09:55:00Z">
        <w:r w:rsidRPr="00BE2C87">
          <w:rPr>
            <w:rFonts w:cs="Arial Unicode MS"/>
            <w:lang w:val="en-GB"/>
            <w14:textOutline w14:w="0" w14:cap="flat" w14:cmpd="sng" w14:algn="ctr">
              <w14:noFill/>
              <w14:prstDash w14:val="solid"/>
              <w14:bevel/>
            </w14:textOutline>
          </w:rPr>
          <w:t>. In the ground-truth benchmark, declining had no immediate reward or penalty. Its value was therefore the expected utility of continuing the search:</w:t>
        </w:r>
      </w:ins>
    </w:p>
    <w:p w14:paraId="328598C2" w14:textId="19B9EF9B" w:rsidR="00BE2C87" w:rsidRPr="00BE2C87" w:rsidRDefault="00000000" w:rsidP="00BE2C87">
      <w:pPr>
        <w:pStyle w:val="BodyA"/>
        <w:spacing w:after="288" w:line="480" w:lineRule="auto"/>
        <w:ind w:firstLine="720"/>
        <w:rPr>
          <w:ins w:id="479"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decline</m:t>
              </m:r>
            </m:e>
          </m:d>
          <m:r>
            <w:rPr>
              <w:rFonts w:ascii="Cambria Math" w:hAnsi="Cambria Math" w:cs="Arial Unicode MS"/>
            </w:rPr>
            <m:t>=</m:t>
          </m:r>
          <m:nary>
            <m:naryPr>
              <m:limLoc m:val="subSup"/>
              <m:subHide m:val="1"/>
              <m:supHide m:val="1"/>
              <m:ctrlPr>
                <w:rPr>
                  <w:rFonts w:ascii="Cambria Math" w:hAnsi="Cambria Math" w:cs="Arial Unicode MS"/>
                </w:rPr>
              </m:ctrlPr>
            </m:naryPr>
            <m:sub/>
            <m:sup/>
            <m:e>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e>
          </m:nary>
          <m:d>
            <m:dPr>
              <m:ctrlPr>
                <w:rPr>
                  <w:rFonts w:ascii="Cambria Math" w:hAnsi="Cambria Math" w:cs="Arial Unicode MS"/>
                </w:rPr>
              </m:ctrlPr>
            </m:dPr>
            <m:e>
              <m:r>
                <w:rPr>
                  <w:rFonts w:ascii="Cambria Math" w:hAnsi="Cambria Math" w:cs="Arial Unicode MS"/>
                </w:rPr>
                <m:t>j∣</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decline</m:t>
              </m:r>
            </m:e>
          </m:d>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t+1</m:t>
              </m:r>
            </m:sub>
          </m:sSub>
          <m:d>
            <m:dPr>
              <m:ctrlPr>
                <w:rPr>
                  <w:rFonts w:ascii="Cambria Math" w:hAnsi="Cambria Math" w:cs="Arial Unicode MS"/>
                </w:rPr>
              </m:ctrlPr>
            </m:dPr>
            <m:e>
              <m:r>
                <w:rPr>
                  <w:rFonts w:ascii="Cambria Math" w:hAnsi="Cambria Math" w:cs="Arial Unicode MS"/>
                </w:rPr>
                <m:t>j</m:t>
              </m:r>
            </m:e>
          </m:d>
          <m:r>
            <w:rPr>
              <w:rFonts w:ascii="Cambria Math" w:hAnsi="Cambria Math" w:cs="Arial Unicode MS"/>
            </w:rPr>
            <m:t> dj</m:t>
          </m:r>
          <m:r>
            <w:ins w:id="480" w:author="Furl, Nicholas" w:date="2026-07-02T09:55:00Z">
              <m:rPr>
                <m:sty m:val="p"/>
              </m:rPr>
              <w:rPr>
                <w:rFonts w:cs="Arial Unicode MS"/>
                <w:lang w:val="en-GB"/>
                <w14:textOutline w14:w="0" w14:cap="flat" w14:cmpd="sng" w14:algn="ctr">
                  <w14:noFill/>
                  <w14:prstDash w14:val="solid"/>
                  <w14:bevel/>
                </w14:textOutline>
              </w:rPr>
              <w:br/>
            </w:ins>
          </m:r>
        </m:oMath>
      </m:oMathPara>
    </w:p>
    <w:p w14:paraId="4A42201F" w14:textId="5F91D680" w:rsidR="00BE2C87" w:rsidRPr="00BE2C87" w:rsidRDefault="00BE2C87">
      <w:pPr>
        <w:pStyle w:val="BodyA"/>
        <w:spacing w:after="288" w:line="480" w:lineRule="auto"/>
        <w:rPr>
          <w:ins w:id="481" w:author="Furl, Nicholas" w:date="2026-07-02T09:55:00Z"/>
          <w:rFonts w:cs="Arial Unicode MS"/>
          <w:lang w:val="en-GB"/>
          <w14:textOutline w14:w="0" w14:cap="flat" w14:cmpd="sng" w14:algn="ctr">
            <w14:noFill/>
            <w14:prstDash w14:val="solid"/>
            <w14:bevel/>
          </w14:textOutline>
        </w:rPr>
        <w:pPrChange w:id="482" w:author="Furl, Nicholas" w:date="2026-07-02T10:41:00Z" w16du:dateUtc="2026-07-02T09:41:00Z">
          <w:pPr>
            <w:pStyle w:val="BodyA"/>
            <w:spacing w:after="288" w:line="480" w:lineRule="auto"/>
            <w:ind w:firstLine="720"/>
          </w:pPr>
        </w:pPrChange>
      </w:pPr>
      <w:ins w:id="483" w:author="Furl, Nicholas" w:date="2026-07-02T09:55:00Z">
        <w:r w:rsidRPr="00BE2C87">
          <w:rPr>
            <w:rFonts w:cs="Arial Unicode MS"/>
            <w:lang w:val="en-GB"/>
            <w14:textOutline w14:w="0" w14:cap="flat" w14:cmpd="sng" w14:algn="ctr">
              <w14:noFill/>
              <w14:prstDash w14:val="solid"/>
              <w14:bevel/>
            </w14:textOutline>
          </w:rPr>
          <w:t xml:space="preserve">This expression is the model’s expected value of sampling again. It averages over possible next states </w:t>
        </w:r>
      </w:ins>
      <m:oMath>
        <m:r>
          <w:ins w:id="484" w:author="Furl, Nicholas" w:date="2026-07-02T09:55:00Z">
            <w:rPr>
              <w:rFonts w:ascii="Cambria Math" w:hAnsi="Cambria Math" w:cs="Arial Unicode MS"/>
              <w:lang w:val="en-GB"/>
              <w14:textOutline w14:w="0" w14:cap="flat" w14:cmpd="sng" w14:algn="ctr">
                <w14:noFill/>
                <w14:prstDash w14:val="solid"/>
                <w14:bevel/>
              </w14:textOutline>
            </w:rPr>
            <m:t>j</m:t>
          </w:ins>
        </m:r>
      </m:oMath>
      <w:ins w:id="485" w:author="Furl, Nicholas" w:date="2026-07-02T09:55:00Z">
        <w:r w:rsidRPr="00BE2C87">
          <w:rPr>
            <w:rFonts w:cs="Arial Unicode MS"/>
            <w:lang w:val="en-GB"/>
            <w14:textOutline w14:w="0" w14:cap="flat" w14:cmpd="sng" w14:algn="ctr">
              <w14:noFill/>
              <w14:prstDash w14:val="solid"/>
              <w14:bevel/>
            </w14:textOutline>
          </w:rPr>
          <w:t xml:space="preserve">, weighted by how probable those states are under the model’s </w:t>
        </w:r>
      </w:ins>
      <w:ins w:id="486" w:author="Furl, Nicholas" w:date="2026-07-02T13:58:00Z" w16du:dateUtc="2026-07-02T12:58:00Z">
        <w:r w:rsidR="000B4F1F">
          <w:rPr>
            <w:rFonts w:cs="Arial Unicode MS"/>
            <w:lang w:val="en-GB"/>
            <w14:textOutline w14:w="0" w14:cap="flat" w14:cmpd="sng" w14:algn="ctr">
              <w14:noFill/>
              <w14:prstDash w14:val="solid"/>
              <w14:bevel/>
            </w14:textOutline>
          </w:rPr>
          <w:t xml:space="preserve">current </w:t>
        </w:r>
        <w:r w:rsidR="000B4F1F" w:rsidRPr="00BE2C87">
          <w:rPr>
            <w:rFonts w:cs="Arial Unicode MS"/>
            <w:lang w:val="en-GB"/>
            <w14:textOutline w14:w="0" w14:cap="flat" w14:cmpd="sng" w14:algn="ctr">
              <w14:noFill/>
              <w14:prstDash w14:val="solid"/>
              <w14:bevel/>
            </w14:textOutline>
          </w:rPr>
          <w:t xml:space="preserve">predictive </w:t>
        </w:r>
      </w:ins>
      <w:ins w:id="487" w:author="Furl, Nicholas" w:date="2026-07-02T13:57:00Z" w16du:dateUtc="2026-07-02T12:57:00Z">
        <w:r w:rsidR="000B4F1F">
          <w:rPr>
            <w:rFonts w:cs="Arial Unicode MS"/>
            <w:lang w:val="en-GB"/>
            <w14:textOutline w14:w="0" w14:cap="flat" w14:cmpd="sng" w14:algn="ctr">
              <w14:noFill/>
              <w14:prstDash w14:val="solid"/>
              <w14:bevel/>
            </w14:textOutline>
          </w:rPr>
          <w:t xml:space="preserve">belief about </w:t>
        </w:r>
      </w:ins>
      <w:ins w:id="488" w:author="Furl, Nicholas" w:date="2026-07-02T13:58:00Z" w16du:dateUtc="2026-07-02T12:58:00Z">
        <w:r w:rsidR="000B4F1F">
          <w:rPr>
            <w:rFonts w:cs="Arial Unicode MS"/>
            <w:lang w:val="en-GB"/>
            <w14:textOutline w14:w="0" w14:cap="flat" w14:cmpd="sng" w14:algn="ctr">
              <w14:noFill/>
              <w14:prstDash w14:val="solid"/>
              <w14:bevel/>
            </w14:textOutline>
          </w:rPr>
          <w:t>the</w:t>
        </w:r>
      </w:ins>
      <w:ins w:id="489" w:author="Furl, Nicholas" w:date="2026-07-02T13:57:00Z" w16du:dateUtc="2026-07-02T12:57:00Z">
        <w:r w:rsidR="000B4F1F">
          <w:rPr>
            <w:rFonts w:cs="Arial Unicode MS"/>
            <w:lang w:val="en-GB"/>
            <w14:textOutline w14:w="0" w14:cap="flat" w14:cmpd="sng" w14:algn="ctr">
              <w14:noFill/>
              <w14:prstDash w14:val="solid"/>
              <w14:bevel/>
            </w14:textOutline>
          </w:rPr>
          <w:t xml:space="preserve"> </w:t>
        </w:r>
      </w:ins>
      <w:ins w:id="490" w:author="Furl, Nicholas" w:date="2026-07-02T09:55:00Z">
        <w:r w:rsidRPr="00BE2C87">
          <w:rPr>
            <w:rFonts w:cs="Arial Unicode MS"/>
            <w:lang w:val="en-GB"/>
            <w14:textOutline w14:w="0" w14:cap="flat" w14:cmpd="sng" w14:algn="ctr">
              <w14:noFill/>
              <w14:prstDash w14:val="solid"/>
              <w14:bevel/>
            </w14:textOutline>
          </w:rPr>
          <w:t>distribution over future option values.</w:t>
        </w:r>
      </w:ins>
    </w:p>
    <w:p w14:paraId="65D71056" w14:textId="6379D80C" w:rsidR="00BE2C87" w:rsidRPr="008C4C73" w:rsidRDefault="008479C2">
      <w:pPr>
        <w:pStyle w:val="BodyA"/>
        <w:spacing w:after="288" w:line="480" w:lineRule="auto"/>
        <w:rPr>
          <w:ins w:id="491" w:author="Furl, Nicholas" w:date="2026-07-02T09:55:00Z"/>
          <w:rFonts w:cs="Arial Unicode MS"/>
          <w:lang w:val="en-GB"/>
          <w14:textOutline w14:w="0" w14:cap="flat" w14:cmpd="sng" w14:algn="ctr">
            <w14:noFill/>
            <w14:prstDash w14:val="solid"/>
            <w14:bevel/>
          </w14:textOutline>
          <w:rPrChange w:id="492" w:author="Furl, Nicholas" w:date="2026-07-02T10:42:00Z" w16du:dateUtc="2026-07-02T09:42:00Z">
            <w:rPr>
              <w:ins w:id="493" w:author="Furl, Nicholas" w:date="2026-07-02T09:55:00Z"/>
              <w:rFonts w:cs="Arial Unicode MS"/>
              <w:b/>
              <w:bCs/>
              <w:lang w:val="en-GB"/>
              <w14:textOutline w14:w="0" w14:cap="flat" w14:cmpd="sng" w14:algn="ctr">
                <w14:noFill/>
                <w14:prstDash w14:val="solid"/>
                <w14:bevel/>
              </w14:textOutline>
            </w:rPr>
          </w:rPrChange>
        </w:rPr>
        <w:pPrChange w:id="494" w:author="Furl, Nicholas" w:date="2026-07-02T10:42:00Z" w16du:dateUtc="2026-07-02T09:42:00Z">
          <w:pPr>
            <w:pStyle w:val="BodyA"/>
            <w:spacing w:after="288" w:line="480" w:lineRule="auto"/>
            <w:ind w:firstLine="720"/>
          </w:pPr>
        </w:pPrChange>
      </w:pPr>
      <w:ins w:id="495" w:author="Furl, Nicholas" w:date="2026-07-02T13:59:00Z" w16du:dateUtc="2026-07-02T12:59:00Z">
        <w:r>
          <w:rPr>
            <w:rFonts w:cs="Arial Unicode MS"/>
            <w:lang w:val="en-GB"/>
            <w14:textOutline w14:w="0" w14:cap="flat" w14:cmpd="sng" w14:algn="ctr">
              <w14:noFill/>
              <w14:prstDash w14:val="solid"/>
              <w14:bevel/>
            </w14:textOutline>
          </w:rPr>
          <w:t>Backwards</w:t>
        </w:r>
      </w:ins>
      <w:ins w:id="496" w:author="Furl, Nicholas" w:date="2026-07-02T09:55:00Z">
        <w:r w:rsidR="00BE2C87" w:rsidRPr="008C4C73">
          <w:rPr>
            <w:rFonts w:cs="Arial Unicode MS"/>
            <w:lang w:val="en-GB"/>
            <w14:textOutline w14:w="0" w14:cap="flat" w14:cmpd="sng" w14:algn="ctr">
              <w14:noFill/>
              <w14:prstDash w14:val="solid"/>
              <w14:bevel/>
            </w14:textOutline>
            <w:rPrChange w:id="497" w:author="Furl, Nicholas" w:date="2026-07-02T10:42:00Z" w16du:dateUtc="2026-07-02T09:42:00Z">
              <w:rPr>
                <w:rFonts w:cs="Arial Unicode MS"/>
                <w:b/>
                <w:bCs/>
                <w:lang w:val="en-GB"/>
                <w14:textOutline w14:w="0" w14:cap="flat" w14:cmpd="sng" w14:algn="ctr">
                  <w14:noFill/>
                  <w14:prstDash w14:val="solid"/>
                  <w14:bevel/>
                </w14:textOutline>
              </w:rPr>
            </w:rPrChange>
          </w:rPr>
          <w:t xml:space="preserve"> induction</w:t>
        </w:r>
      </w:ins>
    </w:p>
    <w:p w14:paraId="3D5CE6B0" w14:textId="17456DF7" w:rsidR="006D5FAE" w:rsidRDefault="00BE2C87" w:rsidP="00BE2C87">
      <w:pPr>
        <w:pStyle w:val="BodyA"/>
        <w:spacing w:after="288" w:line="480" w:lineRule="auto"/>
        <w:ind w:firstLine="720"/>
        <w:rPr>
          <w:ins w:id="498" w:author="Furl, Nicholas" w:date="2026-07-02T14:29:00Z" w16du:dateUtc="2026-07-02T13:29:00Z"/>
          <w:rFonts w:cs="Arial Unicode MS"/>
          <w14:textOutline w14:w="0" w14:cap="flat" w14:cmpd="sng" w14:algn="ctr">
            <w14:noFill/>
            <w14:prstDash w14:val="solid"/>
            <w14:bevel/>
          </w14:textOutline>
        </w:rPr>
      </w:pPr>
      <w:ins w:id="499" w:author="Furl, Nicholas" w:date="2026-07-02T09:55:00Z">
        <w:r w:rsidRPr="00BE2C87">
          <w:rPr>
            <w:rFonts w:cs="Arial Unicode MS"/>
            <w:lang w:val="en-GB"/>
            <w14:textOutline w14:w="0" w14:cap="flat" w14:cmpd="sng" w14:algn="ctr">
              <w14:noFill/>
              <w14:prstDash w14:val="solid"/>
              <w14:bevel/>
            </w14:textOutline>
          </w:rPr>
          <w:t xml:space="preserve">The expected value of </w:t>
        </w:r>
      </w:ins>
      <w:ins w:id="500" w:author="Furl, Nicholas" w:date="2026-07-02T10:42:00Z" w16du:dateUtc="2026-07-02T09:42:00Z">
        <w:r w:rsidR="005A016C">
          <w:rPr>
            <w:rFonts w:cs="Arial Unicode MS"/>
            <w:lang w:val="en-GB"/>
            <w14:textOutline w14:w="0" w14:cap="flat" w14:cmpd="sng" w14:algn="ctr">
              <w14:noFill/>
              <w14:prstDash w14:val="solid"/>
              <w14:bevel/>
            </w14:textOutline>
          </w:rPr>
          <w:t>samp</w:t>
        </w:r>
      </w:ins>
      <w:ins w:id="501" w:author="Furl, Nicholas" w:date="2026-07-02T10:43:00Z" w16du:dateUtc="2026-07-02T09:43:00Z">
        <w:r w:rsidR="005A016C">
          <w:rPr>
            <w:rFonts w:cs="Arial Unicode MS"/>
            <w:lang w:val="en-GB"/>
            <w14:textOutline w14:w="0" w14:cap="flat" w14:cmpd="sng" w14:algn="ctr">
              <w14:noFill/>
              <w14:prstDash w14:val="solid"/>
              <w14:bevel/>
            </w14:textOutline>
          </w:rPr>
          <w:t>ling again</w:t>
        </w:r>
      </w:ins>
      <w:ins w:id="502" w:author="Furl, Nicholas" w:date="2026-07-02T09:55:00Z">
        <w:r w:rsidRPr="00BE2C87">
          <w:rPr>
            <w:rFonts w:cs="Arial Unicode MS"/>
            <w:lang w:val="en-GB"/>
            <w14:textOutline w14:w="0" w14:cap="flat" w14:cmpd="sng" w14:algn="ctr">
              <w14:noFill/>
              <w14:prstDash w14:val="solid"/>
              <w14:bevel/>
            </w14:textOutline>
          </w:rPr>
          <w:t xml:space="preserve"> was computed </w:t>
        </w:r>
      </w:ins>
      <w:ins w:id="503" w:author="Furl, Nicholas" w:date="2026-07-02T13:58:00Z" w16du:dateUtc="2026-07-02T12:58:00Z">
        <w:r w:rsidR="008479C2">
          <w:rPr>
            <w:rFonts w:cs="Arial Unicode MS"/>
            <w:lang w:val="en-GB"/>
            <w14:textOutline w14:w="0" w14:cap="flat" w14:cmpd="sng" w14:algn="ctr">
              <w14:noFill/>
              <w14:prstDash w14:val="solid"/>
              <w14:bevel/>
            </w14:textOutline>
          </w:rPr>
          <w:t>for every sample using b</w:t>
        </w:r>
      </w:ins>
      <w:ins w:id="504" w:author="Furl, Nicholas" w:date="2026-07-02T09:55:00Z">
        <w:r w:rsidRPr="00BE2C87">
          <w:rPr>
            <w:rFonts w:cs="Arial Unicode MS"/>
            <w:lang w:val="en-GB"/>
            <w14:textOutline w14:w="0" w14:cap="flat" w14:cmpd="sng" w14:algn="ctr">
              <w14:noFill/>
              <w14:prstDash w14:val="solid"/>
              <w14:bevel/>
            </w14:textOutline>
          </w:rPr>
          <w:t>ackward</w:t>
        </w:r>
      </w:ins>
      <w:ins w:id="505" w:author="Furl, Nicholas" w:date="2026-07-02T13:58:00Z" w16du:dateUtc="2026-07-02T12:58:00Z">
        <w:r w:rsidR="008479C2">
          <w:rPr>
            <w:rFonts w:cs="Arial Unicode MS"/>
            <w:lang w:val="en-GB"/>
            <w14:textOutline w14:w="0" w14:cap="flat" w14:cmpd="sng" w14:algn="ctr">
              <w14:noFill/>
              <w14:prstDash w14:val="solid"/>
              <w14:bevel/>
            </w14:textOutline>
          </w:rPr>
          <w:t>s</w:t>
        </w:r>
      </w:ins>
      <w:ins w:id="506" w:author="Furl, Nicholas" w:date="2026-07-02T09:55:00Z">
        <w:r w:rsidRPr="00BE2C87">
          <w:rPr>
            <w:rFonts w:cs="Arial Unicode MS"/>
            <w:lang w:val="en-GB"/>
            <w14:textOutline w14:w="0" w14:cap="flat" w14:cmpd="sng" w14:algn="ctr">
              <w14:noFill/>
              <w14:prstDash w14:val="solid"/>
              <w14:bevel/>
            </w14:textOutline>
          </w:rPr>
          <w:t xml:space="preserve"> induction. </w:t>
        </w:r>
      </w:ins>
      <w:ins w:id="507" w:author="Furl, Nicholas" w:date="2026-07-02T14:29:00Z" w16du:dateUtc="2026-07-02T13:29:00Z">
        <w:r w:rsidR="006D5FAE" w:rsidRPr="006D5FAE">
          <w:rPr>
            <w:rFonts w:cs="Arial Unicode MS"/>
            <w:lang w:val="en-GB"/>
            <w14:textOutline w14:w="0" w14:cap="flat" w14:cmpd="sng" w14:algn="ctr">
              <w14:noFill/>
              <w14:prstDash w14:val="solid"/>
              <w14:bevel/>
            </w14:textOutline>
          </w:rPr>
          <w:t>This computation is performed conditional on the agent’s current state and current predictive distribution.</w:t>
        </w:r>
        <w:r w:rsidR="006D5FAE">
          <w:rPr>
            <w:rFonts w:cs="Arial Unicode MS"/>
            <w:lang w:val="en-GB"/>
            <w14:textOutline w14:w="0" w14:cap="flat" w14:cmpd="sng" w14:algn="ctr">
              <w14:noFill/>
              <w14:prstDash w14:val="solid"/>
              <w14:bevel/>
            </w14:textOutline>
          </w:rPr>
          <w:t xml:space="preserve"> </w:t>
        </w:r>
      </w:ins>
      <w:ins w:id="508" w:author="Furl, Nicholas" w:date="2026-07-02T14:29:00Z">
        <w:r w:rsidR="006D5FAE" w:rsidRPr="006D5FAE">
          <w:rPr>
            <w:rFonts w:cs="Arial Unicode MS"/>
            <w14:textOutline w14:w="0" w14:cap="flat" w14:cmpd="sng" w14:algn="ctr">
              <w14:noFill/>
              <w14:prstDash w14:val="solid"/>
              <w14:bevel/>
            </w14:textOutline>
          </w:rPr>
          <w:t xml:space="preserve">At a given sequence position </w:t>
        </w:r>
      </w:ins>
      <m:oMath>
        <m:r>
          <w:ins w:id="509" w:author="Furl, Nicholas" w:date="2026-07-02T14:29:00Z">
            <w:rPr>
              <w:rFonts w:ascii="Cambria Math" w:hAnsi="Cambria Math" w:cs="Arial Unicode MS"/>
              <w14:textOutline w14:w="0" w14:cap="flat" w14:cmpd="sng" w14:algn="ctr">
                <w14:noFill/>
                <w14:prstDash w14:val="solid"/>
                <w14:bevel/>
              </w14:textOutline>
            </w:rPr>
            <m:t>t</m:t>
          </w:ins>
        </m:r>
      </m:oMath>
      <w:ins w:id="510" w:author="Furl, Nicholas" w:date="2026-07-02T14:29:00Z">
        <w:r w:rsidR="006D5FAE" w:rsidRPr="006D5FAE">
          <w:rPr>
            <w:rFonts w:cs="Arial Unicode MS"/>
            <w14:textOutline w14:w="0" w14:cap="flat" w14:cmpd="sng" w14:algn="ctr">
              <w14:noFill/>
              <w14:prstDash w14:val="solid"/>
              <w14:bevel/>
            </w14:textOutline>
          </w:rPr>
          <w:t xml:space="preserve">, the </w:t>
        </w:r>
      </w:ins>
      <w:ins w:id="511" w:author="Furl, Nicholas" w:date="2026-07-02T14:29:00Z" w16du:dateUtc="2026-07-02T13:29:00Z">
        <w:r w:rsidR="006D5FAE">
          <w:rPr>
            <w:rFonts w:cs="Arial Unicode MS"/>
            <w14:textOutline w14:w="0" w14:cap="flat" w14:cmpd="sng" w14:algn="ctr">
              <w14:noFill/>
              <w14:prstDash w14:val="solid"/>
              <w14:bevel/>
            </w14:textOutline>
          </w:rPr>
          <w:t>agent</w:t>
        </w:r>
      </w:ins>
      <w:ins w:id="512" w:author="Furl, Nicholas" w:date="2026-07-02T14:29:00Z">
        <w:r w:rsidR="006D5FAE" w:rsidRPr="006D5FAE">
          <w:rPr>
            <w:rFonts w:cs="Arial Unicode MS"/>
            <w14:textOutline w14:w="0" w14:cap="flat" w14:cmpd="sng" w14:algn="ctr">
              <w14:noFill/>
              <w14:prstDash w14:val="solid"/>
              <w14:bevel/>
            </w14:textOutline>
          </w:rPr>
          <w:t xml:space="preserve"> </w:t>
        </w:r>
      </w:ins>
      <w:ins w:id="513" w:author="Furl, Nicholas" w:date="2026-07-02T14:29:00Z" w16du:dateUtc="2026-07-02T13:29:00Z">
        <w:r w:rsidR="006D5FAE">
          <w:rPr>
            <w:rFonts w:cs="Arial Unicode MS"/>
            <w14:textOutline w14:w="0" w14:cap="flat" w14:cmpd="sng" w14:algn="ctr">
              <w14:noFill/>
              <w14:prstDash w14:val="solid"/>
              <w14:bevel/>
            </w14:textOutline>
          </w:rPr>
          <w:t xml:space="preserve">uses its beliefs about options to </w:t>
        </w:r>
      </w:ins>
      <w:ins w:id="514" w:author="Furl, Nicholas" w:date="2026-07-02T15:14:00Z" w16du:dateUtc="2026-07-02T14:14:00Z">
        <w:r w:rsidR="00B80990">
          <w:rPr>
            <w:rFonts w:cs="Arial Unicode MS"/>
            <w14:textOutline w14:w="0" w14:cap="flat" w14:cmpd="sng" w14:algn="ctr">
              <w14:noFill/>
              <w14:prstDash w14:val="solid"/>
              <w14:bevel/>
            </w14:textOutline>
          </w:rPr>
          <w:t xml:space="preserve">compute the expected value of future outcomes </w:t>
        </w:r>
        <w:proofErr w:type="gramStart"/>
        <w:r w:rsidR="00B80990">
          <w:rPr>
            <w:rFonts w:cs="Arial Unicode MS"/>
            <w14:textOutline w14:w="0" w14:cap="flat" w14:cmpd="sng" w14:algn="ctr">
              <w14:noFill/>
              <w14:prstDash w14:val="solid"/>
              <w14:bevel/>
            </w14:textOutline>
          </w:rPr>
          <w:t>if it</w:t>
        </w:r>
      </w:ins>
      <w:proofErr w:type="gramEnd"/>
      <w:ins w:id="515" w:author="Furl, Nicholas" w:date="2026-07-02T14:29:00Z">
        <w:r w:rsidR="006D5FAE" w:rsidRPr="006D5FAE">
          <w:rPr>
            <w:rFonts w:cs="Arial Unicode MS"/>
            <w14:textOutline w14:w="0" w14:cap="flat" w14:cmpd="sng" w14:algn="ctr">
              <w14:noFill/>
              <w14:prstDash w14:val="solid"/>
              <w14:bevel/>
            </w14:textOutline>
          </w:rPr>
          <w:t xml:space="preserve"> </w:t>
        </w:r>
      </w:ins>
      <w:ins w:id="516" w:author="Furl, Nicholas" w:date="2026-07-02T14:30:00Z" w16du:dateUtc="2026-07-02T13:30:00Z">
        <w:r w:rsidR="006D5FAE">
          <w:rPr>
            <w:rFonts w:cs="Arial Unicode MS"/>
            <w14:textOutline w14:w="0" w14:cap="flat" w14:cmpd="sng" w14:algn="ctr">
              <w14:noFill/>
              <w14:prstDash w14:val="solid"/>
              <w14:bevel/>
            </w14:textOutline>
          </w:rPr>
          <w:t xml:space="preserve">it </w:t>
        </w:r>
      </w:ins>
      <w:ins w:id="517" w:author="Furl, Nicholas" w:date="2026-07-02T14:29:00Z">
        <w:r w:rsidR="006D5FAE" w:rsidRPr="006D5FAE">
          <w:rPr>
            <w:rFonts w:cs="Arial Unicode MS"/>
            <w14:textOutline w14:w="0" w14:cap="flat" w14:cmpd="sng" w14:algn="ctr">
              <w14:noFill/>
              <w14:prstDash w14:val="solid"/>
              <w14:bevel/>
            </w14:textOutline>
          </w:rPr>
          <w:t>decline</w:t>
        </w:r>
      </w:ins>
      <w:ins w:id="518" w:author="Furl, Nicholas" w:date="2026-07-02T15:14:00Z" w16du:dateUtc="2026-07-02T14:14:00Z">
        <w:r w:rsidR="00B80990">
          <w:rPr>
            <w:rFonts w:cs="Arial Unicode MS"/>
            <w14:textOutline w14:w="0" w14:cap="flat" w14:cmpd="sng" w14:algn="ctr">
              <w14:noFill/>
              <w14:prstDash w14:val="solid"/>
              <w14:bevel/>
            </w14:textOutline>
          </w:rPr>
          <w:t>s</w:t>
        </w:r>
      </w:ins>
      <w:ins w:id="519" w:author="Furl, Nicholas" w:date="2026-07-02T14:29:00Z">
        <w:r w:rsidR="006D5FAE" w:rsidRPr="006D5FAE">
          <w:rPr>
            <w:rFonts w:cs="Arial Unicode MS"/>
            <w14:textOutline w14:w="0" w14:cap="flat" w14:cmpd="sng" w14:algn="ctr">
              <w14:noFill/>
              <w14:prstDash w14:val="solid"/>
              <w14:bevel/>
            </w14:textOutline>
          </w:rPr>
          <w:t xml:space="preserve"> the current option and then </w:t>
        </w:r>
      </w:ins>
      <w:ins w:id="520" w:author="Furl, Nicholas" w:date="2026-07-02T14:31:00Z" w16du:dateUtc="2026-07-02T13:31:00Z">
        <w:r w:rsidR="006D5FAE">
          <w:rPr>
            <w:rFonts w:cs="Arial Unicode MS"/>
            <w14:textOutline w14:w="0" w14:cap="flat" w14:cmpd="sng" w14:algn="ctr">
              <w14:noFill/>
              <w14:prstDash w14:val="solid"/>
              <w14:bevel/>
            </w14:textOutline>
          </w:rPr>
          <w:t>continue</w:t>
        </w:r>
      </w:ins>
      <w:ins w:id="521" w:author="Furl, Nicholas" w:date="2026-07-02T15:14:00Z" w16du:dateUtc="2026-07-02T14:14:00Z">
        <w:r w:rsidR="00B80990">
          <w:rPr>
            <w:rFonts w:cs="Arial Unicode MS"/>
            <w14:textOutline w14:w="0" w14:cap="flat" w14:cmpd="sng" w14:algn="ctr">
              <w14:noFill/>
              <w14:prstDash w14:val="solid"/>
              <w14:bevel/>
            </w14:textOutline>
          </w:rPr>
          <w:t>s</w:t>
        </w:r>
      </w:ins>
      <w:ins w:id="522" w:author="Furl, Nicholas" w:date="2026-07-02T14:31:00Z" w16du:dateUtc="2026-07-02T13:31:00Z">
        <w:r w:rsidR="006D5FAE">
          <w:rPr>
            <w:rFonts w:cs="Arial Unicode MS"/>
            <w14:textOutline w14:w="0" w14:cap="flat" w14:cmpd="sng" w14:algn="ctr">
              <w14:noFill/>
              <w14:prstDash w14:val="solid"/>
              <w14:bevel/>
            </w14:textOutline>
          </w:rPr>
          <w:t xml:space="preserve"> the same evaluation procedure </w:t>
        </w:r>
      </w:ins>
      <w:ins w:id="523" w:author="Furl, Nicholas" w:date="2026-07-02T14:29:00Z">
        <w:r w:rsidR="006D5FAE" w:rsidRPr="006D5FAE">
          <w:rPr>
            <w:rFonts w:cs="Arial Unicode MS"/>
            <w14:textOutline w14:w="0" w14:cap="flat" w14:cmpd="sng" w14:algn="ctr">
              <w14:noFill/>
              <w14:prstDash w14:val="solid"/>
              <w14:bevel/>
            </w14:textOutline>
          </w:rPr>
          <w:t>over the remaining positions. To do this, the model works recursively from the terminal position back toward</w:t>
        </w:r>
      </w:ins>
      <w:ins w:id="524" w:author="Furl, Nicholas" w:date="2026-07-02T14:31:00Z" w16du:dateUtc="2026-07-02T13:31:00Z">
        <w:r w:rsidR="006D5FAE">
          <w:rPr>
            <w:rFonts w:cs="Arial Unicode MS"/>
            <w14:textOutline w14:w="0" w14:cap="flat" w14:cmpd="sng" w14:algn="ctr">
              <w14:noFill/>
              <w14:prstDash w14:val="solid"/>
              <w14:bevel/>
            </w14:textOutline>
          </w:rPr>
          <w:t>s</w:t>
        </w:r>
      </w:ins>
      <w:ins w:id="525" w:author="Furl, Nicholas" w:date="2026-07-02T14:29:00Z">
        <w:r w:rsidR="006D5FAE" w:rsidRPr="006D5FAE">
          <w:rPr>
            <w:rFonts w:cs="Arial Unicode MS"/>
            <w14:textOutline w14:w="0" w14:cap="flat" w14:cmpd="sng" w14:algn="ctr">
              <w14:noFill/>
              <w14:prstDash w14:val="solid"/>
              <w14:bevel/>
            </w14:textOutline>
          </w:rPr>
          <w:t xml:space="preserve"> the current position.</w:t>
        </w:r>
      </w:ins>
    </w:p>
    <w:p w14:paraId="069AB399" w14:textId="67B2470F" w:rsidR="00BE2C87" w:rsidRPr="00BE2C87" w:rsidRDefault="00BE2C87" w:rsidP="00BE2C87">
      <w:pPr>
        <w:pStyle w:val="BodyA"/>
        <w:spacing w:after="288" w:line="480" w:lineRule="auto"/>
        <w:ind w:firstLine="720"/>
        <w:rPr>
          <w:ins w:id="526" w:author="Furl, Nicholas" w:date="2026-07-02T09:55:00Z"/>
          <w:rFonts w:cs="Arial Unicode MS"/>
          <w:lang w:val="en-GB"/>
          <w14:textOutline w14:w="0" w14:cap="flat" w14:cmpd="sng" w14:algn="ctr">
            <w14:noFill/>
            <w14:prstDash w14:val="solid"/>
            <w14:bevel/>
          </w14:textOutline>
        </w:rPr>
      </w:pPr>
      <w:ins w:id="527" w:author="Furl, Nicholas" w:date="2026-07-02T09:55:00Z">
        <w:r w:rsidRPr="00BE2C87">
          <w:rPr>
            <w:rFonts w:cs="Arial Unicode MS"/>
            <w:lang w:val="en-GB"/>
            <w14:textOutline w14:w="0" w14:cap="flat" w14:cmpd="sng" w14:algn="ctr">
              <w14:noFill/>
              <w14:prstDash w14:val="solid"/>
              <w14:bevel/>
            </w14:textOutline>
          </w:rPr>
          <w:t>At the final sequence position, the agent has no opportunity to sample again; the final option must be accepted. Therefore, the utility of each possible final state is just the reward value of accepting the final option:</w:t>
        </w:r>
      </w:ins>
    </w:p>
    <w:p w14:paraId="77E8ADD3" w14:textId="22BF1838" w:rsidR="00BE2C87" w:rsidRPr="00BE2C87" w:rsidRDefault="00000000" w:rsidP="00BE2C87">
      <w:pPr>
        <w:pStyle w:val="BodyA"/>
        <w:spacing w:after="288" w:line="480" w:lineRule="auto"/>
        <w:ind w:firstLine="720"/>
        <w:rPr>
          <w:ins w:id="528"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N</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N</m:t>
                  </m:r>
                </m:sub>
              </m:sSub>
            </m:e>
          </m:d>
          <m:r>
            <w:rPr>
              <w:rFonts w:ascii="Cambria Math" w:hAnsi="Cambria Math" w:cs="Arial Unicode MS"/>
            </w:rPr>
            <m:t>=R</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x</m:t>
                  </m:r>
                </m:e>
                <m:sub>
                  <m:r>
                    <w:rPr>
                      <w:rFonts w:ascii="Cambria Math" w:hAnsi="Cambria Math" w:cs="Arial Unicode MS"/>
                    </w:rPr>
                    <m:t>N</m:t>
                  </m:r>
                </m:sub>
              </m:sSub>
            </m:e>
          </m:d>
        </m:oMath>
      </m:oMathPara>
    </w:p>
    <w:p w14:paraId="7D434AA2" w14:textId="77777777" w:rsidR="002008F4" w:rsidRDefault="00BE2C87" w:rsidP="00DC1780">
      <w:pPr>
        <w:pStyle w:val="BodyA"/>
        <w:spacing w:after="288" w:line="480" w:lineRule="auto"/>
        <w:rPr>
          <w:ins w:id="529" w:author="Furl, Nicholas" w:date="2026-07-02T14:34:00Z" w16du:dateUtc="2026-07-02T13:34:00Z"/>
          <w:rFonts w:cs="Arial Unicode MS"/>
          <w:lang w:val="en-GB"/>
          <w14:textOutline w14:w="0" w14:cap="flat" w14:cmpd="sng" w14:algn="ctr">
            <w14:noFill/>
            <w14:prstDash w14:val="solid"/>
            <w14:bevel/>
          </w14:textOutline>
        </w:rPr>
      </w:pPr>
      <w:ins w:id="530" w:author="Furl, Nicholas" w:date="2026-07-02T09:55:00Z">
        <w:r w:rsidRPr="00BE2C87">
          <w:rPr>
            <w:rFonts w:cs="Arial Unicode MS"/>
            <w:lang w:val="en-GB"/>
            <w14:textOutline w14:w="0" w14:cap="flat" w14:cmpd="sng" w14:algn="ctr">
              <w14:noFill/>
              <w14:prstDash w14:val="solid"/>
              <w14:bevel/>
            </w14:textOutline>
          </w:rPr>
          <w:lastRenderedPageBreak/>
          <w:t xml:space="preserve">This does not mean that the model knows in advance which image will appear in the final position of an actual sequence. Rather, it means that the model can compute </w:t>
        </w:r>
      </w:ins>
      <w:ins w:id="531" w:author="Furl, Nicholas" w:date="2026-07-02T11:30:00Z" w16du:dateUtc="2026-07-02T10:30:00Z">
        <w:r w:rsidR="00032C21">
          <w:rPr>
            <w:rFonts w:cs="Arial Unicode MS"/>
            <w:lang w:val="en-GB"/>
            <w14:textOutline w14:w="0" w14:cap="flat" w14:cmpd="sng" w14:algn="ctr">
              <w14:noFill/>
              <w14:prstDash w14:val="solid"/>
              <w14:bevel/>
            </w14:textOutline>
          </w:rPr>
          <w:t xml:space="preserve">predictions of </w:t>
        </w:r>
      </w:ins>
      <w:ins w:id="532" w:author="Furl, Nicholas" w:date="2026-07-02T09:55:00Z">
        <w:r w:rsidRPr="00BE2C87">
          <w:rPr>
            <w:rFonts w:cs="Arial Unicode MS"/>
            <w:lang w:val="en-GB"/>
            <w14:textOutline w14:w="0" w14:cap="flat" w14:cmpd="sng" w14:algn="ctr">
              <w14:noFill/>
              <w14:prstDash w14:val="solid"/>
              <w14:bevel/>
            </w14:textOutline>
          </w:rPr>
          <w:t xml:space="preserve">the value of possible final states under its </w:t>
        </w:r>
      </w:ins>
      <w:ins w:id="533" w:author="Furl, Nicholas" w:date="2026-07-02T14:32:00Z" w16du:dateUtc="2026-07-02T13:32:00Z">
        <w:r w:rsidR="009B567F">
          <w:rPr>
            <w:rFonts w:cs="Arial Unicode MS"/>
            <w:lang w:val="en-GB"/>
            <w14:textOutline w14:w="0" w14:cap="flat" w14:cmpd="sng" w14:algn="ctr">
              <w14:noFill/>
              <w14:prstDash w14:val="solid"/>
              <w14:bevel/>
            </w14:textOutline>
          </w:rPr>
          <w:t>current predictive</w:t>
        </w:r>
      </w:ins>
      <w:ins w:id="534" w:author="Furl, Nicholas" w:date="2026-07-02T11:30:00Z" w16du:dateUtc="2026-07-02T10:30:00Z">
        <w:r w:rsidR="00032C21">
          <w:rPr>
            <w:rFonts w:cs="Arial Unicode MS"/>
            <w:lang w:val="en-GB"/>
            <w14:textOutline w14:w="0" w14:cap="flat" w14:cmpd="sng" w14:algn="ctr">
              <w14:noFill/>
              <w14:prstDash w14:val="solid"/>
              <w14:bevel/>
            </w14:textOutline>
          </w:rPr>
          <w:t xml:space="preserve"> </w:t>
        </w:r>
      </w:ins>
      <w:ins w:id="535" w:author="Furl, Nicholas" w:date="2026-07-02T09:55:00Z">
        <w:r w:rsidRPr="00BE2C87">
          <w:rPr>
            <w:rFonts w:cs="Arial Unicode MS"/>
            <w:lang w:val="en-GB"/>
            <w14:textOutline w14:w="0" w14:cap="flat" w14:cmpd="sng" w14:algn="ctr">
              <w14:noFill/>
              <w14:prstDash w14:val="solid"/>
              <w14:bevel/>
            </w14:textOutline>
          </w:rPr>
          <w:t>distribution</w:t>
        </w:r>
      </w:ins>
      <w:ins w:id="536" w:author="Furl, Nicholas" w:date="2026-07-02T11:30:00Z" w16du:dateUtc="2026-07-02T10:30:00Z">
        <w:r w:rsidR="00032C21">
          <w:rPr>
            <w:rFonts w:cs="Arial Unicode MS"/>
            <w:lang w:val="en-GB"/>
            <w14:textOutline w14:w="0" w14:cap="flat" w14:cmpd="sng" w14:algn="ctr">
              <w14:noFill/>
              <w14:prstDash w14:val="solid"/>
              <w14:bevel/>
            </w14:textOutline>
          </w:rPr>
          <w:t xml:space="preserve"> of option values</w:t>
        </w:r>
      </w:ins>
      <w:ins w:id="537" w:author="Furl, Nicholas" w:date="2026-07-02T09:55:00Z">
        <w:r w:rsidRPr="00BE2C87">
          <w:rPr>
            <w:rFonts w:cs="Arial Unicode MS"/>
            <w:lang w:val="en-GB"/>
            <w14:textOutline w14:w="0" w14:cap="flat" w14:cmpd="sng" w14:algn="ctr">
              <w14:noFill/>
              <w14:prstDash w14:val="solid"/>
              <w14:bevel/>
            </w14:textOutline>
          </w:rPr>
          <w:t xml:space="preserve">. </w:t>
        </w:r>
      </w:ins>
      <w:ins w:id="538" w:author="Furl, Nicholas" w:date="2026-07-02T14:34:00Z" w16du:dateUtc="2026-07-02T13:34:00Z">
        <w:r w:rsidR="002008F4" w:rsidRPr="002008F4">
          <w:rPr>
            <w:rFonts w:cs="Arial Unicode MS"/>
            <w:lang w:val="en-GB"/>
            <w14:textOutline w14:w="0" w14:cap="flat" w14:cmpd="sng" w14:algn="ctr">
              <w14:noFill/>
              <w14:prstDash w14:val="solid"/>
              <w14:bevel/>
            </w14:textOutline>
          </w:rPr>
          <w:t>The model then uses this boundary condition to evaluate earlier possible states. For example, at position N−1, declining the current option has the expected value of reaching the final position, averaged over possible final options under the current predictive distribution. At position N−2, declining has the expected value of reaching position N−1, where the agent may itself either accept the option at N−1 or continue to the final position. The same recursive logic applies back to the current position t.</w:t>
        </w:r>
      </w:ins>
    </w:p>
    <w:p w14:paraId="1652D2FA" w14:textId="7724CEA5" w:rsidR="008C70D8" w:rsidRDefault="00237F0B">
      <w:pPr>
        <w:pStyle w:val="BodyA"/>
        <w:spacing w:after="288" w:line="480" w:lineRule="auto"/>
        <w:rPr>
          <w:ins w:id="539" w:author="Furl, Nicholas" w:date="2026-07-02T15:15:00Z" w16du:dateUtc="2026-07-02T14:15:00Z"/>
          <w:rFonts w:cs="Arial Unicode MS"/>
          <w:lang w:val="en-GB"/>
          <w14:textOutline w14:w="0" w14:cap="flat" w14:cmpd="sng" w14:algn="ctr">
            <w14:noFill/>
            <w14:prstDash w14:val="solid"/>
            <w14:bevel/>
          </w14:textOutline>
        </w:rPr>
        <w:pPrChange w:id="540" w:author="Furl, Nicholas" w:date="2026-07-02T15:15:00Z" w16du:dateUtc="2026-07-02T14:15:00Z">
          <w:pPr>
            <w:pStyle w:val="BodyA"/>
            <w:spacing w:after="288" w:line="480" w:lineRule="auto"/>
            <w:ind w:firstLine="720"/>
          </w:pPr>
        </w:pPrChange>
      </w:pPr>
      <w:ins w:id="541" w:author="Furl, Nicholas" w:date="2026-07-02T15:17:00Z" w16du:dateUtc="2026-07-02T14:17:00Z">
        <w:r>
          <w:rPr>
            <w:rFonts w:cs="Arial Unicode MS"/>
            <w:lang w:val="en-GB"/>
            <w14:textOutline w14:w="0" w14:cap="flat" w14:cmpd="sng" w14:algn="ctr">
              <w14:noFill/>
              <w14:prstDash w14:val="solid"/>
              <w14:bevel/>
            </w14:textOutline>
          </w:rPr>
          <w:t>F</w:t>
        </w:r>
      </w:ins>
      <w:ins w:id="542" w:author="Furl, Nicholas" w:date="2026-07-02T15:15:00Z" w16du:dateUtc="2026-07-02T14:15:00Z">
        <w:r w:rsidR="008C70D8" w:rsidRPr="008C70D8">
          <w:rPr>
            <w:rFonts w:cs="Arial Unicode MS"/>
            <w:lang w:val="en-GB"/>
            <w14:textOutline w14:w="0" w14:cap="flat" w14:cmpd="sng" w14:algn="ctr">
              <w14:noFill/>
              <w14:prstDash w14:val="solid"/>
              <w14:bevel/>
            </w14:textOutline>
          </w:rPr>
          <w:t>itted models</w:t>
        </w:r>
      </w:ins>
    </w:p>
    <w:p w14:paraId="0A2B8549" w14:textId="575BFE2C" w:rsidR="00237F0B" w:rsidRDefault="00BE2C87" w:rsidP="00237F0B">
      <w:pPr>
        <w:pStyle w:val="BodyA"/>
        <w:spacing w:after="288" w:line="480" w:lineRule="auto"/>
        <w:ind w:firstLine="720"/>
        <w:rPr>
          <w:ins w:id="543" w:author="Furl, Nicholas" w:date="2026-07-02T15:20:00Z" w16du:dateUtc="2026-07-02T14:20:00Z"/>
          <w:rStyle w:val="None"/>
          <w:lang w:val="en-GB"/>
        </w:rPr>
      </w:pPr>
      <w:ins w:id="544" w:author="Furl, Nicholas" w:date="2026-07-02T09:55:00Z">
        <w:r w:rsidRPr="00BE2C87">
          <w:rPr>
            <w:rFonts w:cs="Arial Unicode MS"/>
            <w:lang w:val="en-GB"/>
            <w14:textOutline w14:w="0" w14:cap="flat" w14:cmpd="sng" w14:algn="ctr">
              <w14:noFill/>
              <w14:prstDash w14:val="solid"/>
              <w14:bevel/>
            </w14:textOutline>
          </w:rPr>
          <w:t xml:space="preserve">The ground-truth benchmark </w:t>
        </w:r>
      </w:ins>
      <w:ins w:id="545" w:author="Furl, Nicholas" w:date="2026-07-02T15:21:00Z" w16du:dateUtc="2026-07-02T14:21:00Z">
        <w:r w:rsidR="0061727C">
          <w:rPr>
            <w:rFonts w:cs="Arial Unicode MS"/>
            <w:lang w:val="en-GB"/>
            <w14:textOutline w14:w="0" w14:cap="flat" w14:cmpd="sng" w14:algn="ctr">
              <w14:noFill/>
              <w14:prstDash w14:val="solid"/>
              <w14:bevel/>
            </w14:textOutline>
          </w:rPr>
          <w:t xml:space="preserve">employed the above framework but </w:t>
        </w:r>
      </w:ins>
      <w:ins w:id="546" w:author="Furl, Nicholas" w:date="2026-07-02T09:55:00Z">
        <w:r w:rsidRPr="00BE2C87">
          <w:rPr>
            <w:rFonts w:cs="Arial Unicode MS"/>
            <w:lang w:val="en-GB"/>
            <w14:textOutline w14:w="0" w14:cap="flat" w14:cmpd="sng" w14:algn="ctr">
              <w14:noFill/>
              <w14:prstDash w14:val="solid"/>
              <w14:bevel/>
            </w14:textOutline>
          </w:rPr>
          <w:t>contained no fitted cognitive parameter. It used the participant’s experienced rating distribution as the prior and assigned no intrinsic reward or penalty to sampling again.</w:t>
        </w:r>
      </w:ins>
      <w:ins w:id="547" w:author="Furl, Nicholas" w:date="2026-07-02T12:00:00Z" w16du:dateUtc="2026-07-02T11:00:00Z">
        <w:r w:rsidR="00CB2578">
          <w:rPr>
            <w:rFonts w:cs="Arial Unicode MS"/>
            <w:lang w:val="en-GB"/>
            <w14:textOutline w14:w="0" w14:cap="flat" w14:cmpd="sng" w14:algn="ctr">
              <w14:noFill/>
              <w14:prstDash w14:val="solid"/>
              <w14:bevel/>
            </w14:textOutline>
          </w:rPr>
          <w:t xml:space="preserve"> In contrast, </w:t>
        </w:r>
      </w:ins>
      <w:ins w:id="548" w:author="Furl, Nicholas" w:date="2026-07-02T15:19:00Z" w16du:dateUtc="2026-07-02T14:19:00Z">
        <w:r w:rsidR="00237F0B">
          <w:rPr>
            <w:rFonts w:cs="Arial Unicode MS"/>
            <w:lang w:val="en-GB"/>
            <w14:textOutline w14:w="0" w14:cap="flat" w14:cmpd="sng" w14:algn="ctr">
              <w14:noFill/>
              <w14:prstDash w14:val="solid"/>
              <w14:bevel/>
            </w14:textOutline>
          </w:rPr>
          <w:t xml:space="preserve">all </w:t>
        </w:r>
        <w:r w:rsidR="00237F0B" w:rsidRPr="00BC4B1E">
          <w:rPr>
            <w:rFonts w:cs="Arial Unicode MS"/>
            <w14:textOutline w14:w="0" w14:cap="flat" w14:cmpd="sng" w14:algn="ctr">
              <w14:noFill/>
              <w14:prstDash w14:val="solid"/>
              <w14:bevel/>
            </w14:textOutline>
          </w:rPr>
          <w:t xml:space="preserve">fitted models each included one theoretically motivated </w:t>
        </w:r>
        <w:r w:rsidR="00237F0B" w:rsidRPr="00C23312">
          <w:rPr>
            <w:rStyle w:val="None"/>
            <w:lang w:val="en-GB"/>
          </w:rPr>
          <w:t xml:space="preserve">and psychologically interpretable </w:t>
        </w:r>
        <w:r w:rsidR="00237F0B" w:rsidRPr="00BC4B1E">
          <w:rPr>
            <w:rFonts w:cs="Arial Unicode MS"/>
            <w14:textOutline w14:w="0" w14:cap="flat" w14:cmpd="sng" w14:algn="ctr">
              <w14:noFill/>
              <w14:prstDash w14:val="solid"/>
              <w14:bevel/>
            </w14:textOutline>
          </w:rPr>
          <w:t xml:space="preserve">parameter, and </w:t>
        </w:r>
        <w:r w:rsidR="00237F0B">
          <w:rPr>
            <w:rFonts w:cs="Arial Unicode MS"/>
            <w14:textOutline w14:w="0" w14:cap="flat" w14:cmpd="sng" w14:algn="ctr">
              <w14:noFill/>
              <w14:prstDash w14:val="solid"/>
              <w14:bevel/>
            </w14:textOutline>
          </w:rPr>
          <w:t xml:space="preserve">a </w:t>
        </w:r>
        <w:r w:rsidR="00237F0B" w:rsidRPr="00BC4B1E">
          <w:rPr>
            <w:rFonts w:cs="Arial Unicode MS"/>
            <w14:textOutline w14:w="0" w14:cap="flat" w14:cmpd="sng" w14:algn="ctr">
              <w14:noFill/>
              <w14:prstDash w14:val="solid"/>
              <w14:bevel/>
            </w14:textOutline>
          </w:rPr>
          <w:t>softmax inverse-temperature parameter</w:t>
        </w:r>
        <w:r w:rsidR="00237F0B">
          <w:rPr>
            <w:rFonts w:cs="Arial Unicode MS"/>
            <w14:textOutline w14:w="0" w14:cap="flat" w14:cmpd="sng" w14:algn="ctr">
              <w14:noFill/>
              <w14:prstDash w14:val="solid"/>
              <w14:bevel/>
            </w14:textOutline>
          </w:rPr>
          <w:t>, as</w:t>
        </w:r>
      </w:ins>
      <w:ins w:id="549" w:author="Furl, Nicholas" w:date="2026-07-02T15:20:00Z" w16du:dateUtc="2026-07-02T14:20:00Z">
        <w:r w:rsidR="0061727C">
          <w:rPr>
            <w:rFonts w:cs="Arial Unicode MS"/>
            <w14:textOutline w14:w="0" w14:cap="flat" w14:cmpd="sng" w14:algn="ctr">
              <w14:noFill/>
              <w14:prstDash w14:val="solid"/>
              <w14:bevel/>
            </w14:textOutline>
          </w:rPr>
          <w:t xml:space="preserve"> </w:t>
        </w:r>
      </w:ins>
      <w:ins w:id="550" w:author="Furl, Nicholas" w:date="2026-07-02T15:19:00Z" w16du:dateUtc="2026-07-02T14:19:00Z">
        <w:r w:rsidR="00237F0B" w:rsidRPr="00BC4B1E">
          <w:rPr>
            <w:rFonts w:cs="Arial Unicode MS"/>
            <w14:textOutline w14:w="0" w14:cap="flat" w14:cmpd="sng" w14:algn="ctr">
              <w14:noFill/>
              <w14:prstDash w14:val="solid"/>
              <w14:bevel/>
            </w14:textOutline>
          </w:rPr>
          <w:t>described below.</w:t>
        </w:r>
      </w:ins>
      <w:ins w:id="551" w:author="Furl, Nicholas" w:date="2026-07-02T12:00:00Z" w16du:dateUtc="2026-07-02T11:00:00Z">
        <w:r w:rsidR="00CB2578" w:rsidRPr="00C23312">
          <w:rPr>
            <w:rStyle w:val="None"/>
            <w:lang w:val="en-GB"/>
          </w:rPr>
          <w:t xml:space="preserve"> </w:t>
        </w:r>
      </w:ins>
      <w:ins w:id="552" w:author="Furl, Nicholas" w:date="2026-07-02T15:18:00Z" w16du:dateUtc="2026-07-02T14:18:00Z">
        <w:r w:rsidR="00237F0B">
          <w:rPr>
            <w:rStyle w:val="None"/>
            <w:lang w:val="en-GB"/>
          </w:rPr>
          <w:t xml:space="preserve">The cost to sample and biased prior models each are parameterisations of the ground truth model. </w:t>
        </w:r>
      </w:ins>
    </w:p>
    <w:p w14:paraId="5C198D1A" w14:textId="77777777" w:rsidR="0089072D" w:rsidRDefault="00BE2C87" w:rsidP="0089072D">
      <w:pPr>
        <w:pStyle w:val="BodyA"/>
        <w:spacing w:after="288" w:line="480" w:lineRule="auto"/>
        <w:ind w:firstLine="720"/>
        <w:rPr>
          <w:ins w:id="553" w:author="Furl, Nicholas" w:date="2026-07-02T15:38:00Z" w16du:dateUtc="2026-07-02T14:38:00Z"/>
          <w:lang w:val="en-GB"/>
        </w:rPr>
      </w:pPr>
      <w:ins w:id="554" w:author="Furl, Nicholas" w:date="2026-07-02T09:55:00Z">
        <w:r w:rsidRPr="00BE2C87">
          <w:rPr>
            <w:rFonts w:cs="Arial Unicode MS"/>
            <w:lang w:val="en-GB"/>
            <w14:textOutline w14:w="0" w14:cap="flat" w14:cmpd="sng" w14:algn="ctr">
              <w14:noFill/>
              <w14:prstDash w14:val="solid"/>
              <w14:bevel/>
            </w14:textOutline>
          </w:rPr>
          <w:t>The cost-to-sample model modified the value of declining the current option and sampling again. Specifically, a fitted cost-to-sample parameter was added to the decline action value:</w:t>
        </w:r>
      </w:ins>
      <w:ins w:id="555" w:author="Furl, Nicholas" w:date="2026-07-02T15:38:00Z" w16du:dateUtc="2026-07-02T14:38:00Z">
        <w:r w:rsidR="0089072D">
          <w:rPr>
            <w:lang w:val="en-GB"/>
          </w:rPr>
          <w:t xml:space="preserve"> </w:t>
        </w:r>
      </w:ins>
    </w:p>
    <w:p w14:paraId="7987435C" w14:textId="77777777" w:rsidR="0089072D" w:rsidRPr="0089072D" w:rsidRDefault="00000000" w:rsidP="0089072D">
      <w:pPr>
        <w:pStyle w:val="BodyA"/>
        <w:spacing w:after="288" w:line="480" w:lineRule="auto"/>
        <w:ind w:firstLine="720"/>
        <w:rPr>
          <w:ins w:id="556" w:author="Furl, Nicholas" w:date="2026-07-02T15:39:00Z" w16du:dateUtc="2026-07-02T14:39:00Z"/>
          <w:rPrChange w:id="557" w:author="Furl, Nicholas" w:date="2026-07-02T15:39:00Z" w16du:dateUtc="2026-07-02T14:39:00Z">
            <w:rPr>
              <w:ins w:id="558" w:author="Furl, Nicholas" w:date="2026-07-02T15:39:00Z" w16du:dateUtc="2026-07-02T14:39:00Z"/>
              <w:rFonts w:ascii="Cambria Math" w:hAnsi="Cambria Math"/>
              <w:i/>
            </w:rPr>
          </w:rPrChange>
        </w:rPr>
      </w:pPr>
      <m:oMathPara>
        <m:oMath>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decline</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t</m:t>
                  </m:r>
                </m:sub>
              </m:sSub>
            </m:e>
          </m:nary>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decline</m:t>
              </m:r>
            </m:e>
          </m:d>
          <m:sSub>
            <m:sSubPr>
              <m:ctrlPr>
                <w:rPr>
                  <w:rFonts w:ascii="Cambria Math" w:hAnsi="Cambria Math"/>
                </w:rPr>
              </m:ctrlPr>
            </m:sSubPr>
            <m:e>
              <m:r>
                <w:rPr>
                  <w:rFonts w:ascii="Cambria Math" w:hAnsi="Cambria Math"/>
                </w:rPr>
                <m:t>u</m:t>
              </m:r>
            </m:e>
            <m:sub>
              <m:r>
                <w:rPr>
                  <w:rFonts w:ascii="Cambria Math" w:hAnsi="Cambria Math"/>
                </w:rPr>
                <m:t>t+1</m:t>
              </m:r>
            </m:sub>
          </m:sSub>
          <m:d>
            <m:dPr>
              <m:ctrlPr>
                <w:rPr>
                  <w:rFonts w:ascii="Cambria Math" w:hAnsi="Cambria Math"/>
                </w:rPr>
              </m:ctrlPr>
            </m:dPr>
            <m:e>
              <m:r>
                <w:rPr>
                  <w:rFonts w:ascii="Cambria Math" w:hAnsi="Cambria Math"/>
                </w:rPr>
                <m:t>j</m:t>
              </m:r>
            </m:e>
          </m:d>
          <m:r>
            <w:rPr>
              <w:rFonts w:ascii="Cambria Math" w:hAnsi="Cambria Math"/>
            </w:rPr>
            <m:t> dj-</m:t>
          </m:r>
          <m:sSub>
            <m:sSubPr>
              <m:ctrlPr>
                <w:rPr>
                  <w:rFonts w:ascii="Cambria Math" w:hAnsi="Cambria Math"/>
                </w:rPr>
              </m:ctrlPr>
            </m:sSubPr>
            <m:e>
              <m:r>
                <w:rPr>
                  <w:rFonts w:ascii="Cambria Math" w:hAnsi="Cambria Math"/>
                </w:rPr>
                <m:t>C</m:t>
              </m:r>
            </m:e>
            <m:sub>
              <m:r>
                <w:rPr>
                  <w:rFonts w:ascii="Cambria Math" w:hAnsi="Cambria Math"/>
                </w:rPr>
                <m:t>s</m:t>
              </m:r>
            </m:sub>
          </m:sSub>
        </m:oMath>
      </m:oMathPara>
    </w:p>
    <w:p w14:paraId="474D2142" w14:textId="733CAB5F" w:rsidR="00BE2C87" w:rsidRPr="0089072D" w:rsidRDefault="00000000">
      <w:pPr>
        <w:pStyle w:val="BodyA"/>
        <w:spacing w:after="288" w:line="480" w:lineRule="auto"/>
        <w:rPr>
          <w:ins w:id="559" w:author="Furl, Nicholas" w:date="2026-07-02T09:55:00Z"/>
          <w:lang w:val="en-GB"/>
          <w:rPrChange w:id="560" w:author="Furl, Nicholas" w:date="2026-07-02T15:38:00Z" w16du:dateUtc="2026-07-02T14:38:00Z">
            <w:rPr>
              <w:ins w:id="561" w:author="Furl, Nicholas" w:date="2026-07-02T09:55:00Z"/>
              <w:rFonts w:cs="Arial Unicode MS"/>
              <w:lang w:val="en-GB"/>
              <w14:textOutline w14:w="0" w14:cap="flat" w14:cmpd="sng" w14:algn="ctr">
                <w14:noFill/>
                <w14:prstDash w14:val="solid"/>
                <w14:bevel/>
              </w14:textOutline>
            </w:rPr>
          </w:rPrChange>
        </w:rPr>
        <w:pPrChange w:id="562" w:author="Furl, Nicholas" w:date="2026-07-02T15:39:00Z" w16du:dateUtc="2026-07-02T14:39:00Z">
          <w:pPr>
            <w:pStyle w:val="BodyA"/>
            <w:spacing w:after="288" w:line="480" w:lineRule="auto"/>
            <w:ind w:firstLine="720"/>
          </w:pPr>
        </w:pPrChange>
      </w:pPr>
      <m:oMath>
        <m:sSub>
          <m:sSubPr>
            <m:ctrlPr>
              <w:del w:id="563" w:author="Furl, Nicholas" w:date="2026-07-02T15:38:00Z" w16du:dateUtc="2026-07-02T14:38:00Z">
                <w:rPr>
                  <w:rFonts w:ascii="Cambria Math" w:hAnsi="Cambria Math" w:cs="Arial Unicode MS"/>
                </w:rPr>
              </w:del>
            </m:ctrlPr>
          </m:sSubPr>
          <m:e>
            <m:r>
              <w:del w:id="564" w:author="Furl, Nicholas" w:date="2026-07-02T15:38:00Z" w16du:dateUtc="2026-07-02T14:38:00Z">
                <w:rPr>
                  <w:rFonts w:ascii="Cambria Math" w:hAnsi="Cambria Math" w:cs="Arial Unicode MS"/>
                </w:rPr>
                <m:t>Q</m:t>
              </w:del>
            </m:r>
          </m:e>
          <m:sub>
            <m:r>
              <w:del w:id="565" w:author="Furl, Nicholas" w:date="2026-07-02T15:38:00Z" w16du:dateUtc="2026-07-02T14:38:00Z">
                <w:rPr>
                  <w:rFonts w:ascii="Cambria Math" w:hAnsi="Cambria Math" w:cs="Arial Unicode MS"/>
                </w:rPr>
                <m:t>t</m:t>
              </w:del>
            </m:r>
          </m:sub>
        </m:sSub>
        <m:d>
          <m:dPr>
            <m:ctrlPr>
              <w:del w:id="566" w:author="Furl, Nicholas" w:date="2026-07-02T15:38:00Z" w16du:dateUtc="2026-07-02T14:38:00Z">
                <w:rPr>
                  <w:rFonts w:ascii="Cambria Math" w:hAnsi="Cambria Math" w:cs="Arial Unicode MS"/>
                </w:rPr>
              </w:del>
            </m:ctrlPr>
          </m:dPr>
          <m:e>
            <m:sSub>
              <m:sSubPr>
                <m:ctrlPr>
                  <w:del w:id="567" w:author="Furl, Nicholas" w:date="2026-07-02T15:38:00Z" w16du:dateUtc="2026-07-02T14:38:00Z">
                    <w:rPr>
                      <w:rFonts w:ascii="Cambria Math" w:hAnsi="Cambria Math" w:cs="Arial Unicode MS"/>
                    </w:rPr>
                  </w:del>
                </m:ctrlPr>
              </m:sSubPr>
              <m:e>
                <m:r>
                  <w:del w:id="568" w:author="Furl, Nicholas" w:date="2026-07-02T15:38:00Z" w16du:dateUtc="2026-07-02T14:38:00Z">
                    <w:rPr>
                      <w:rFonts w:ascii="Cambria Math" w:hAnsi="Cambria Math" w:cs="Arial Unicode MS"/>
                    </w:rPr>
                    <m:t>s</m:t>
                  </w:del>
                </m:r>
              </m:e>
              <m:sub>
                <m:r>
                  <w:del w:id="569" w:author="Furl, Nicholas" w:date="2026-07-02T15:38:00Z" w16du:dateUtc="2026-07-02T14:38:00Z">
                    <w:rPr>
                      <w:rFonts w:ascii="Cambria Math" w:hAnsi="Cambria Math" w:cs="Arial Unicode MS"/>
                    </w:rPr>
                    <m:t>t</m:t>
                  </w:del>
                </m:r>
              </m:sub>
            </m:sSub>
            <m:r>
              <w:del w:id="570" w:author="Furl, Nicholas" w:date="2026-07-02T15:38:00Z" w16du:dateUtc="2026-07-02T14:38:00Z">
                <w:rPr>
                  <w:rFonts w:ascii="Cambria Math" w:hAnsi="Cambria Math" w:cs="Arial Unicode MS"/>
                </w:rPr>
                <m:t>,</m:t>
              </w:del>
            </m:r>
            <m:r>
              <w:del w:id="571" w:author="Furl, Nicholas" w:date="2026-07-02T15:38:00Z" w16du:dateUtc="2026-07-02T14:38:00Z">
                <m:rPr>
                  <m:sty m:val="p"/>
                </m:rPr>
                <w:rPr>
                  <w:rFonts w:ascii="Cambria Math" w:hAnsi="Cambria Math" w:cs="Arial Unicode MS"/>
                </w:rPr>
                <m:t>decline</m:t>
              </w:del>
            </m:r>
          </m:e>
        </m:d>
        <m:r>
          <w:del w:id="572" w:author="Furl, Nicholas" w:date="2026-07-02T15:38:00Z" w16du:dateUtc="2026-07-02T14:38:00Z">
            <w:rPr>
              <w:rFonts w:ascii="Cambria Math" w:hAnsi="Cambria Math" w:cs="Arial Unicode MS"/>
            </w:rPr>
            <m:t>=</m:t>
          </w:del>
        </m:r>
        <m:sSub>
          <m:sSubPr>
            <m:ctrlPr>
              <w:del w:id="573" w:author="Furl, Nicholas" w:date="2026-07-02T15:38:00Z" w16du:dateUtc="2026-07-02T14:38:00Z">
                <w:rPr>
                  <w:rFonts w:ascii="Cambria Math" w:hAnsi="Cambria Math" w:cs="Arial Unicode MS"/>
                </w:rPr>
              </w:del>
            </m:ctrlPr>
          </m:sSubPr>
          <m:e>
            <m:r>
              <w:del w:id="574" w:author="Furl, Nicholas" w:date="2026-07-02T15:38:00Z" w16du:dateUtc="2026-07-02T14:38:00Z">
                <w:rPr>
                  <w:rFonts w:ascii="Cambria Math" w:hAnsi="Cambria Math" w:cs="Arial Unicode MS"/>
                </w:rPr>
                <m:t>C</m:t>
              </w:del>
            </m:r>
          </m:e>
          <m:sub>
            <m:r>
              <w:del w:id="575" w:author="Furl, Nicholas" w:date="2026-07-02T15:38:00Z" w16du:dateUtc="2026-07-02T14:38:00Z">
                <w:rPr>
                  <w:rFonts w:ascii="Cambria Math" w:hAnsi="Cambria Math" w:cs="Arial Unicode MS"/>
                </w:rPr>
                <m:t>s</m:t>
              </w:del>
            </m:r>
          </m:sub>
        </m:sSub>
        <m:r>
          <w:del w:id="576" w:author="Furl, Nicholas" w:date="2026-07-02T15:37:00Z" w16du:dateUtc="2026-07-02T14:37:00Z">
            <w:rPr>
              <w:rFonts w:ascii="Cambria Math" w:hAnsi="Cambria Math" w:cs="Arial Unicode MS"/>
            </w:rPr>
            <m:t>+</m:t>
          </w:del>
        </m:r>
        <m:nary>
          <m:naryPr>
            <m:limLoc m:val="subSup"/>
            <m:subHide m:val="1"/>
            <m:supHide m:val="1"/>
            <m:ctrlPr>
              <w:del w:id="577" w:author="Furl, Nicholas" w:date="2026-07-02T15:37:00Z" w16du:dateUtc="2026-07-02T14:37:00Z">
                <w:rPr>
                  <w:rFonts w:ascii="Cambria Math" w:hAnsi="Cambria Math" w:cs="Arial Unicode MS"/>
                </w:rPr>
              </w:del>
            </m:ctrlPr>
          </m:naryPr>
          <m:sub/>
          <m:sup/>
          <m:e>
            <m:sSub>
              <m:sSubPr>
                <m:ctrlPr>
                  <w:del w:id="578" w:author="Furl, Nicholas" w:date="2026-07-02T15:37:00Z" w16du:dateUtc="2026-07-02T14:37:00Z">
                    <w:rPr>
                      <w:rFonts w:ascii="Cambria Math" w:hAnsi="Cambria Math" w:cs="Arial Unicode MS"/>
                    </w:rPr>
                  </w:del>
                </m:ctrlPr>
              </m:sSubPr>
              <m:e>
                <m:r>
                  <w:del w:id="579" w:author="Furl, Nicholas" w:date="2026-07-02T15:37:00Z" w16du:dateUtc="2026-07-02T14:37:00Z">
                    <w:rPr>
                      <w:rFonts w:ascii="Cambria Math" w:hAnsi="Cambria Math" w:cs="Arial Unicode MS"/>
                    </w:rPr>
                    <m:t>p</m:t>
                  </w:del>
                </m:r>
              </m:e>
              <m:sub>
                <m:r>
                  <w:del w:id="580" w:author="Furl, Nicholas" w:date="2026-07-02T15:37:00Z" w16du:dateUtc="2026-07-02T14:37:00Z">
                    <w:rPr>
                      <w:rFonts w:ascii="Cambria Math" w:hAnsi="Cambria Math" w:cs="Arial Unicode MS"/>
                    </w:rPr>
                    <m:t>t</m:t>
                  </w:del>
                </m:r>
              </m:sub>
            </m:sSub>
          </m:e>
        </m:nary>
        <m:d>
          <m:dPr>
            <m:ctrlPr>
              <w:del w:id="581" w:author="Furl, Nicholas" w:date="2026-07-02T15:37:00Z" w16du:dateUtc="2026-07-02T14:37:00Z">
                <w:rPr>
                  <w:rFonts w:ascii="Cambria Math" w:hAnsi="Cambria Math" w:cs="Arial Unicode MS"/>
                </w:rPr>
              </w:del>
            </m:ctrlPr>
          </m:dPr>
          <m:e>
            <m:r>
              <w:del w:id="582" w:author="Furl, Nicholas" w:date="2026-07-02T15:37:00Z" w16du:dateUtc="2026-07-02T14:37:00Z">
                <w:rPr>
                  <w:rFonts w:ascii="Cambria Math" w:hAnsi="Cambria Math" w:cs="Arial Unicode MS"/>
                </w:rPr>
                <m:t>j∣</m:t>
              </w:del>
            </m:r>
            <m:sSub>
              <m:sSubPr>
                <m:ctrlPr>
                  <w:del w:id="583" w:author="Furl, Nicholas" w:date="2026-07-02T15:37:00Z" w16du:dateUtc="2026-07-02T14:37:00Z">
                    <w:rPr>
                      <w:rFonts w:ascii="Cambria Math" w:hAnsi="Cambria Math" w:cs="Arial Unicode MS"/>
                    </w:rPr>
                  </w:del>
                </m:ctrlPr>
              </m:sSubPr>
              <m:e>
                <m:r>
                  <w:del w:id="584" w:author="Furl, Nicholas" w:date="2026-07-02T15:37:00Z" w16du:dateUtc="2026-07-02T14:37:00Z">
                    <w:rPr>
                      <w:rFonts w:ascii="Cambria Math" w:hAnsi="Cambria Math" w:cs="Arial Unicode MS"/>
                    </w:rPr>
                    <m:t>s</m:t>
                  </w:del>
                </m:r>
              </m:e>
              <m:sub>
                <m:r>
                  <w:del w:id="585" w:author="Furl, Nicholas" w:date="2026-07-02T15:37:00Z" w16du:dateUtc="2026-07-02T14:37:00Z">
                    <w:rPr>
                      <w:rFonts w:ascii="Cambria Math" w:hAnsi="Cambria Math" w:cs="Arial Unicode MS"/>
                    </w:rPr>
                    <m:t>t</m:t>
                  </w:del>
                </m:r>
              </m:sub>
            </m:sSub>
            <m:r>
              <w:del w:id="586" w:author="Furl, Nicholas" w:date="2026-07-02T15:37:00Z" w16du:dateUtc="2026-07-02T14:37:00Z">
                <w:rPr>
                  <w:rFonts w:ascii="Cambria Math" w:hAnsi="Cambria Math" w:cs="Arial Unicode MS"/>
                </w:rPr>
                <m:t>,</m:t>
              </w:del>
            </m:r>
            <m:r>
              <w:del w:id="587" w:author="Furl, Nicholas" w:date="2026-07-02T15:37:00Z" w16du:dateUtc="2026-07-02T14:37:00Z">
                <m:rPr>
                  <m:sty m:val="p"/>
                </m:rPr>
                <w:rPr>
                  <w:rFonts w:ascii="Cambria Math" w:hAnsi="Cambria Math" w:cs="Arial Unicode MS"/>
                </w:rPr>
                <m:t>decline</m:t>
              </w:del>
            </m:r>
          </m:e>
        </m:d>
        <m:sSub>
          <m:sSubPr>
            <m:ctrlPr>
              <w:del w:id="588" w:author="Furl, Nicholas" w:date="2026-07-02T15:37:00Z" w16du:dateUtc="2026-07-02T14:37:00Z">
                <w:rPr>
                  <w:rFonts w:ascii="Cambria Math" w:hAnsi="Cambria Math" w:cs="Arial Unicode MS"/>
                </w:rPr>
              </w:del>
            </m:ctrlPr>
          </m:sSubPr>
          <m:e>
            <m:r>
              <w:del w:id="589" w:author="Furl, Nicholas" w:date="2026-07-02T15:37:00Z" w16du:dateUtc="2026-07-02T14:37:00Z">
                <w:rPr>
                  <w:rFonts w:ascii="Cambria Math" w:hAnsi="Cambria Math" w:cs="Arial Unicode MS"/>
                </w:rPr>
                <m:t>u</m:t>
              </w:del>
            </m:r>
          </m:e>
          <m:sub>
            <m:r>
              <w:del w:id="590" w:author="Furl, Nicholas" w:date="2026-07-02T15:37:00Z" w16du:dateUtc="2026-07-02T14:37:00Z">
                <w:rPr>
                  <w:rFonts w:ascii="Cambria Math" w:hAnsi="Cambria Math" w:cs="Arial Unicode MS"/>
                </w:rPr>
                <m:t>t+1</m:t>
              </w:del>
            </m:r>
          </m:sub>
        </m:sSub>
        <m:d>
          <m:dPr>
            <m:ctrlPr>
              <w:del w:id="591" w:author="Furl, Nicholas" w:date="2026-07-02T15:37:00Z" w16du:dateUtc="2026-07-02T14:37:00Z">
                <w:rPr>
                  <w:rFonts w:ascii="Cambria Math" w:hAnsi="Cambria Math" w:cs="Arial Unicode MS"/>
                </w:rPr>
              </w:del>
            </m:ctrlPr>
          </m:dPr>
          <m:e>
            <m:r>
              <w:del w:id="592" w:author="Furl, Nicholas" w:date="2026-07-02T15:37:00Z" w16du:dateUtc="2026-07-02T14:37:00Z">
                <w:rPr>
                  <w:rFonts w:ascii="Cambria Math" w:hAnsi="Cambria Math" w:cs="Arial Unicode MS"/>
                </w:rPr>
                <m:t>j</m:t>
              </w:del>
            </m:r>
          </m:e>
        </m:d>
        <m:r>
          <w:del w:id="593" w:author="Furl, Nicholas" w:date="2026-07-02T15:37:00Z" w16du:dateUtc="2026-07-02T14:37:00Z">
            <w:rPr>
              <w:rFonts w:ascii="Cambria Math" w:hAnsi="Cambria Math" w:cs="Arial Unicode MS"/>
            </w:rPr>
            <m:t> dj</m:t>
          </w:del>
        </m:r>
      </m:oMath>
      <w:ins w:id="594" w:author="Furl, Nicholas" w:date="2026-07-02T09:55:00Z">
        <w:r w:rsidR="00BE2C87" w:rsidRPr="00BE2C87">
          <w:rPr>
            <w:rFonts w:cs="Arial Unicode MS"/>
            <w:lang w:val="en-GB"/>
            <w14:textOutline w14:w="0" w14:cap="flat" w14:cmpd="sng" w14:algn="ctr">
              <w14:noFill/>
              <w14:prstDash w14:val="solid"/>
              <w14:bevel/>
            </w14:textOutline>
          </w:rPr>
          <w:t xml:space="preserve">where </w:t>
        </w:r>
      </w:ins>
      <m:oMath>
        <m:sSub>
          <m:sSubPr>
            <m:ctrlPr>
              <w:ins w:id="595"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596" w:author="Furl, Nicholas" w:date="2026-07-02T09:55:00Z">
                <w:rPr>
                  <w:rFonts w:ascii="Cambria Math" w:hAnsi="Cambria Math" w:cs="Arial Unicode MS"/>
                  <w:lang w:val="en-GB"/>
                  <w14:textOutline w14:w="0" w14:cap="flat" w14:cmpd="sng" w14:algn="ctr">
                    <w14:noFill/>
                    <w14:prstDash w14:val="solid"/>
                    <w14:bevel/>
                  </w14:textOutline>
                </w:rPr>
                <m:t>C</m:t>
              </w:ins>
            </m:r>
          </m:e>
          <m:sub>
            <m:r>
              <w:ins w:id="597" w:author="Furl, Nicholas" w:date="2026-07-02T09:55:00Z">
                <w:rPr>
                  <w:rFonts w:ascii="Cambria Math" w:hAnsi="Cambria Math" w:cs="Arial Unicode MS"/>
                  <w:lang w:val="en-GB"/>
                  <w14:textOutline w14:w="0" w14:cap="flat" w14:cmpd="sng" w14:algn="ctr">
                    <w14:noFill/>
                    <w14:prstDash w14:val="solid"/>
                    <w14:bevel/>
                  </w14:textOutline>
                </w:rPr>
                <m:t>s</m:t>
              </w:ins>
            </m:r>
          </m:sub>
        </m:sSub>
      </m:oMath>
      <w:ins w:id="598" w:author="Furl, Nicholas" w:date="2026-07-02T12:08:00Z" w16du:dateUtc="2026-07-02T11:08:00Z">
        <w:r w:rsidR="00BF1F4D">
          <w:rPr>
            <w:rFonts w:cs="Arial Unicode MS"/>
            <w:lang w:val="en-GB"/>
            <w14:textOutline w14:w="0" w14:cap="flat" w14:cmpd="sng" w14:algn="ctr">
              <w14:noFill/>
              <w14:prstDash w14:val="solid"/>
              <w14:bevel/>
            </w14:textOutline>
          </w:rPr>
          <w:t xml:space="preserve"> </w:t>
        </w:r>
      </w:ins>
      <w:ins w:id="599" w:author="Furl, Nicholas" w:date="2026-07-02T09:55:00Z">
        <w:r w:rsidR="00BE2C87" w:rsidRPr="00BE2C87">
          <w:rPr>
            <w:rFonts w:cs="Arial Unicode MS"/>
            <w:lang w:val="en-GB"/>
            <w14:textOutline w14:w="0" w14:cap="flat" w14:cmpd="sng" w14:algn="ctr">
              <w14:noFill/>
              <w14:prstDash w14:val="solid"/>
              <w14:bevel/>
            </w14:textOutline>
          </w:rPr>
          <w:t xml:space="preserve">is the fitted cost-to-sample parameter. </w:t>
        </w:r>
      </w:ins>
      <w:moveToRangeStart w:id="600" w:author="Furl, Nicholas" w:date="2026-07-02T12:10:00Z" w:name="move233886664"/>
      <w:moveTo w:id="601" w:author="Furl, Nicholas" w:date="2026-07-02T12:10:00Z" w16du:dateUtc="2026-07-02T11:10:00Z">
        <w:del w:id="602" w:author="Furl, Nicholas" w:date="2026-07-02T12:12:00Z" w16du:dateUtc="2026-07-02T11:12:00Z">
          <w:r w:rsidR="00BF1F4D" w:rsidRPr="00C23312" w:rsidDel="00E65ED1">
            <w:rPr>
              <w:rStyle w:val="None"/>
              <w:lang w:val="en-GB"/>
            </w:rPr>
            <w:delText>For the cost to sample model, we fitted the free cost to sample parameter, initialised it to its ground truth value 0 and bounded it between -100 and 100.</w:delText>
          </w:r>
          <w:r w:rsidR="00BF1F4D" w:rsidDel="00E65ED1">
            <w:rPr>
              <w:rStyle w:val="None"/>
              <w:lang w:val="en-GB"/>
            </w:rPr>
            <w:delText xml:space="preserve"> </w:delText>
          </w:r>
        </w:del>
        <w:del w:id="603" w:author="Furl, Nicholas" w:date="2026-07-02T12:11:00Z" w16du:dateUtc="2026-07-02T11:11:00Z">
          <w:r w:rsidR="00BF1F4D" w:rsidDel="00E65ED1">
            <w:rPr>
              <w:rStyle w:val="None"/>
              <w:lang w:val="en-GB"/>
            </w:rPr>
            <w:delText>Negative</w:delText>
          </w:r>
        </w:del>
      </w:moveTo>
      <w:ins w:id="604" w:author="Furl, Nicholas" w:date="2026-07-02T12:11:00Z" w16du:dateUtc="2026-07-02T11:11:00Z">
        <w:r w:rsidR="00E65ED1">
          <w:rPr>
            <w:rStyle w:val="None"/>
            <w:lang w:val="en-GB"/>
          </w:rPr>
          <w:t>Positive cost</w:t>
        </w:r>
      </w:ins>
      <w:moveTo w:id="605" w:author="Furl, Nicholas" w:date="2026-07-02T12:10:00Z" w16du:dateUtc="2026-07-02T11:10:00Z">
        <w:r w:rsidR="00BF1F4D">
          <w:rPr>
            <w:rStyle w:val="None"/>
            <w:lang w:val="en-GB"/>
          </w:rPr>
          <w:t xml:space="preserve"> values suppress sampling while </w:t>
        </w:r>
        <w:del w:id="606" w:author="Furl, Nicholas" w:date="2026-07-02T12:12:00Z" w16du:dateUtc="2026-07-02T11:12:00Z">
          <w:r w:rsidR="00BF1F4D" w:rsidDel="00E65ED1">
            <w:rPr>
              <w:rStyle w:val="None"/>
              <w:lang w:val="en-GB"/>
            </w:rPr>
            <w:delText>positive</w:delText>
          </w:r>
        </w:del>
      </w:moveTo>
      <w:ins w:id="607" w:author="Furl, Nicholas" w:date="2026-07-02T14:16:00Z" w16du:dateUtc="2026-07-02T13:16:00Z">
        <w:r w:rsidR="00FA61EC">
          <w:rPr>
            <w:rStyle w:val="None"/>
            <w:lang w:val="en-GB"/>
          </w:rPr>
          <w:t>negative</w:t>
        </w:r>
      </w:ins>
      <w:moveTo w:id="608" w:author="Furl, Nicholas" w:date="2026-07-02T12:10:00Z" w16du:dateUtc="2026-07-02T11:10:00Z">
        <w:r w:rsidR="00BF1F4D">
          <w:rPr>
            <w:rStyle w:val="None"/>
            <w:lang w:val="en-GB"/>
          </w:rPr>
          <w:t xml:space="preserve"> values extend sampling.</w:t>
        </w:r>
        <w:r w:rsidR="00BF1F4D" w:rsidRPr="00C23312">
          <w:rPr>
            <w:rStyle w:val="None"/>
            <w:lang w:val="en-GB"/>
          </w:rPr>
          <w:t xml:space="preserve"> To maintain continuity with the more traditional use of “cost to sample” as the name of this model quantity (e.g., Costa &amp; Averbeck, 2015), we will retain our </w:t>
        </w:r>
        <w:del w:id="609" w:author="Furl, Nicholas" w:date="2026-07-02T12:10:00Z" w16du:dateUtc="2026-07-02T11:10:00Z">
          <w:r w:rsidR="00BF1F4D" w:rsidRPr="00C23312" w:rsidDel="00BF1F4D">
            <w:rPr>
              <w:rStyle w:val="None"/>
              <w:lang w:val="en-GB"/>
            </w:rPr>
            <w:delText>previously-used</w:delText>
          </w:r>
        </w:del>
        <w:ins w:id="610" w:author="Furl, Nicholas" w:date="2026-07-02T12:10:00Z" w16du:dateUtc="2026-07-02T11:10:00Z">
          <w:r w:rsidR="00BF1F4D" w:rsidRPr="00C23312">
            <w:rPr>
              <w:rStyle w:val="None"/>
              <w:lang w:val="en-GB"/>
            </w:rPr>
            <w:t>previously used</w:t>
          </w:r>
        </w:ins>
        <w:r w:rsidR="00BF1F4D" w:rsidRPr="00C23312">
          <w:rPr>
            <w:rStyle w:val="None"/>
            <w:lang w:val="en-GB"/>
          </w:rPr>
          <w:t xml:space="preserve"> name “cost to sample model” (van de Wouw et al., 2024), even though “reward to sample” might appear to be </w:t>
        </w:r>
      </w:moveTo>
      <w:ins w:id="611" w:author="Furl, Nicholas" w:date="2026-07-02T12:11:00Z" w16du:dateUtc="2026-07-02T11:11:00Z">
        <w:r w:rsidR="00BF1F4D">
          <w:rPr>
            <w:rStyle w:val="None"/>
            <w:lang w:val="en-GB"/>
          </w:rPr>
          <w:t xml:space="preserve">an </w:t>
        </w:r>
      </w:ins>
      <w:moveTo w:id="612" w:author="Furl, Nicholas" w:date="2026-07-02T12:10:00Z" w16du:dateUtc="2026-07-02T11:10:00Z">
        <w:del w:id="613" w:author="Furl, Nicholas" w:date="2026-07-02T12:10:00Z" w16du:dateUtc="2026-07-02T11:10:00Z">
          <w:r w:rsidR="00BF1F4D" w:rsidRPr="00C23312" w:rsidDel="00BF1F4D">
            <w:rPr>
              <w:rStyle w:val="None"/>
              <w:lang w:val="en-GB"/>
            </w:rPr>
            <w:delText xml:space="preserve">more </w:delText>
          </w:r>
        </w:del>
        <w:r w:rsidR="00BF1F4D" w:rsidRPr="00C23312">
          <w:rPr>
            <w:rStyle w:val="None"/>
            <w:lang w:val="en-GB"/>
          </w:rPr>
          <w:t xml:space="preserve">apt </w:t>
        </w:r>
        <w:del w:id="614" w:author="Furl, Nicholas" w:date="2026-07-02T12:11:00Z" w16du:dateUtc="2026-07-02T11:11:00Z">
          <w:r w:rsidR="00BF1F4D" w:rsidRPr="00C23312" w:rsidDel="00BF1F4D">
            <w:rPr>
              <w:rStyle w:val="None"/>
              <w:lang w:val="en-GB"/>
            </w:rPr>
            <w:delText xml:space="preserve">a </w:delText>
          </w:r>
        </w:del>
        <w:r w:rsidR="00BF1F4D" w:rsidRPr="00C23312">
          <w:rPr>
            <w:rStyle w:val="None"/>
            <w:lang w:val="en-GB"/>
          </w:rPr>
          <w:t xml:space="preserve">description, as this model would explain long searches in terms </w:t>
        </w:r>
        <w:r w:rsidR="00BF1F4D" w:rsidRPr="00C23312">
          <w:rPr>
            <w:rStyle w:val="None"/>
            <w:lang w:val="en-GB"/>
          </w:rPr>
          <w:lastRenderedPageBreak/>
          <w:t>of sampling being intrinsically rewarding.</w:t>
        </w:r>
      </w:moveTo>
      <w:moveToRangeEnd w:id="600"/>
      <w:ins w:id="615" w:author="Furl, Nicholas" w:date="2026-07-02T12:12:00Z" w16du:dateUtc="2026-07-02T11:12:00Z">
        <w:r w:rsidR="00E65ED1" w:rsidRPr="00E65ED1">
          <w:rPr>
            <w:rStyle w:val="None"/>
            <w:lang w:val="en-GB"/>
          </w:rPr>
          <w:t xml:space="preserve"> </w:t>
        </w:r>
      </w:ins>
      <w:ins w:id="616" w:author="Furl, Nicholas" w:date="2026-07-02T12:14:00Z" w16du:dateUtc="2026-07-02T11:14:00Z">
        <w:r w:rsidR="00E65ED1">
          <w:rPr>
            <w:rStyle w:val="None"/>
            <w:lang w:val="en-GB"/>
          </w:rPr>
          <w:t>During fitting (see below for fitting algorithm), we</w:t>
        </w:r>
      </w:ins>
      <w:ins w:id="617" w:author="Furl, Nicholas" w:date="2026-07-02T12:12:00Z" w16du:dateUtc="2026-07-02T11:12:00Z">
        <w:r w:rsidR="00E65ED1" w:rsidRPr="00C23312">
          <w:rPr>
            <w:rStyle w:val="None"/>
            <w:lang w:val="en-GB"/>
          </w:rPr>
          <w:t xml:space="preserve"> initialised </w:t>
        </w:r>
      </w:ins>
      <m:oMath>
        <m:sSub>
          <m:sSubPr>
            <m:ctrlPr>
              <w:ins w:id="618" w:author="Furl, Nicholas" w:date="2026-07-02T12:15:00Z" w16du:dateUtc="2026-07-02T11:15:00Z">
                <w:rPr>
                  <w:rFonts w:ascii="Cambria Math" w:hAnsi="Cambria Math" w:cs="Arial Unicode MS"/>
                  <w:lang w:val="en-GB"/>
                  <w14:textOutline w14:w="0" w14:cap="flat" w14:cmpd="sng" w14:algn="ctr">
                    <w14:noFill/>
                    <w14:prstDash w14:val="solid"/>
                    <w14:bevel/>
                  </w14:textOutline>
                </w:rPr>
              </w:ins>
            </m:ctrlPr>
          </m:sSubPr>
          <m:e>
            <m:r>
              <w:ins w:id="619" w:author="Furl, Nicholas" w:date="2026-07-02T12:15:00Z" w16du:dateUtc="2026-07-02T11:15:00Z">
                <w:rPr>
                  <w:rFonts w:ascii="Cambria Math" w:hAnsi="Cambria Math" w:cs="Arial Unicode MS"/>
                  <w:lang w:val="en-GB"/>
                  <w14:textOutline w14:w="0" w14:cap="flat" w14:cmpd="sng" w14:algn="ctr">
                    <w14:noFill/>
                    <w14:prstDash w14:val="solid"/>
                    <w14:bevel/>
                  </w14:textOutline>
                </w:rPr>
                <m:t>C</m:t>
              </w:ins>
            </m:r>
          </m:e>
          <m:sub>
            <m:r>
              <w:ins w:id="620" w:author="Furl, Nicholas" w:date="2026-07-02T12:15:00Z" w16du:dateUtc="2026-07-02T11:15:00Z">
                <w:rPr>
                  <w:rFonts w:ascii="Cambria Math" w:hAnsi="Cambria Math" w:cs="Arial Unicode MS"/>
                  <w:lang w:val="en-GB"/>
                  <w14:textOutline w14:w="0" w14:cap="flat" w14:cmpd="sng" w14:algn="ctr">
                    <w14:noFill/>
                    <w14:prstDash w14:val="solid"/>
                    <w14:bevel/>
                  </w14:textOutline>
                </w:rPr>
                <m:t>s</m:t>
              </w:ins>
            </m:r>
          </m:sub>
        </m:sSub>
      </m:oMath>
      <w:ins w:id="621" w:author="Furl, Nicholas" w:date="2026-07-02T12:15:00Z" w16du:dateUtc="2026-07-02T11:15:00Z">
        <w:r w:rsidR="00E65ED1">
          <w:rPr>
            <w:lang w:val="en-GB"/>
            <w14:textOutline w14:w="0" w14:cap="flat" w14:cmpd="sng" w14:algn="ctr">
              <w14:noFill/>
              <w14:prstDash w14:val="solid"/>
              <w14:bevel/>
            </w14:textOutline>
          </w:rPr>
          <w:t xml:space="preserve"> </w:t>
        </w:r>
      </w:ins>
      <w:ins w:id="622" w:author="Furl, Nicholas" w:date="2026-07-02T12:12:00Z" w16du:dateUtc="2026-07-02T11:12:00Z">
        <w:r w:rsidR="00E65ED1" w:rsidRPr="00C23312">
          <w:rPr>
            <w:rStyle w:val="None"/>
            <w:lang w:val="en-GB"/>
          </w:rPr>
          <w:t>to its ground truth value 0 and bounded it between -100 and 100.</w:t>
        </w:r>
      </w:ins>
    </w:p>
    <w:p w14:paraId="7501CC6C" w14:textId="4BC7CBCC" w:rsidR="00BE2C87" w:rsidRPr="00BE2C87" w:rsidRDefault="00BE2C87" w:rsidP="00BE2C87">
      <w:pPr>
        <w:pStyle w:val="BodyA"/>
        <w:spacing w:after="288" w:line="480" w:lineRule="auto"/>
        <w:ind w:firstLine="720"/>
        <w:rPr>
          <w:ins w:id="623" w:author="Furl, Nicholas" w:date="2026-07-02T09:55:00Z"/>
          <w:rFonts w:cs="Arial Unicode MS"/>
          <w:lang w:val="en-GB"/>
          <w14:textOutline w14:w="0" w14:cap="flat" w14:cmpd="sng" w14:algn="ctr">
            <w14:noFill/>
            <w14:prstDash w14:val="solid"/>
            <w14:bevel/>
          </w14:textOutline>
        </w:rPr>
      </w:pPr>
      <w:ins w:id="624" w:author="Furl, Nicholas" w:date="2026-07-02T09:55:00Z">
        <w:r w:rsidRPr="00BE2C87">
          <w:rPr>
            <w:rFonts w:cs="Arial Unicode MS"/>
            <w:lang w:val="en-GB"/>
            <w14:textOutline w14:w="0" w14:cap="flat" w14:cmpd="sng" w14:algn="ctr">
              <w14:noFill/>
              <w14:prstDash w14:val="solid"/>
              <w14:bevel/>
            </w14:textOutline>
          </w:rPr>
          <w:t>The biased-prior model modified the model’s</w:t>
        </w:r>
      </w:ins>
      <w:ins w:id="625" w:author="Furl, Nicholas" w:date="2026-07-02T15:24:00Z" w16du:dateUtc="2026-07-02T14:24:00Z">
        <w:r w:rsidR="00A148BE">
          <w:rPr>
            <w:rFonts w:cs="Arial Unicode MS"/>
            <w:lang w:val="en-GB"/>
            <w14:textOutline w14:w="0" w14:cap="flat" w14:cmpd="sng" w14:algn="ctr">
              <w14:noFill/>
              <w14:prstDash w14:val="solid"/>
              <w14:bevel/>
            </w14:textOutline>
          </w:rPr>
          <w:t xml:space="preserve"> prior</w:t>
        </w:r>
      </w:ins>
      <w:ins w:id="626" w:author="Furl, Nicholas" w:date="2026-07-02T09:55:00Z">
        <w:r w:rsidRPr="00BE2C87">
          <w:rPr>
            <w:rFonts w:cs="Arial Unicode MS"/>
            <w:lang w:val="en-GB"/>
            <w14:textOutline w14:w="0" w14:cap="flat" w14:cmpd="sng" w14:algn="ctr">
              <w14:noFill/>
              <w14:prstDash w14:val="solid"/>
              <w14:bevel/>
            </w14:textOutline>
          </w:rPr>
          <w:t xml:space="preserve"> belief about future option values. A fitted biased-prior parameter </w:t>
        </w:r>
      </w:ins>
      <m:oMath>
        <m:r>
          <w:ins w:id="627" w:author="Furl, Nicholas" w:date="2026-07-02T09:55:00Z">
            <w:rPr>
              <w:rFonts w:ascii="Cambria Math" w:hAnsi="Cambria Math" w:cs="Arial Unicode MS"/>
              <w:lang w:val="en-GB"/>
              <w14:textOutline w14:w="0" w14:cap="flat" w14:cmpd="sng" w14:algn="ctr">
                <w14:noFill/>
                <w14:prstDash w14:val="solid"/>
                <w14:bevel/>
              </w14:textOutline>
            </w:rPr>
            <m:t>B</m:t>
          </w:ins>
        </m:r>
      </m:oMath>
      <w:ins w:id="628" w:author="Furl, Nicholas" w:date="2026-07-02T14:49:00Z" w16du:dateUtc="2026-07-02T13:49:00Z">
        <w:r w:rsidR="00B1210E">
          <w:rPr>
            <w:rFonts w:cs="Arial Unicode MS"/>
            <w:lang w:val="en-GB"/>
            <w14:textOutline w14:w="0" w14:cap="flat" w14:cmpd="sng" w14:algn="ctr">
              <w14:noFill/>
              <w14:prstDash w14:val="solid"/>
              <w14:bevel/>
            </w14:textOutline>
          </w:rPr>
          <w:t xml:space="preserve"> </w:t>
        </w:r>
      </w:ins>
      <w:ins w:id="629" w:author="Furl, Nicholas" w:date="2026-07-02T09:55:00Z">
        <w:r w:rsidRPr="00BE2C87">
          <w:rPr>
            <w:rFonts w:cs="Arial Unicode MS"/>
            <w:lang w:val="en-GB"/>
            <w14:textOutline w14:w="0" w14:cap="flat" w14:cmpd="sng" w14:algn="ctr">
              <w14:noFill/>
              <w14:prstDash w14:val="solid"/>
              <w14:bevel/>
            </w14:textOutline>
          </w:rPr>
          <w:t xml:space="preserve">was added to the </w:t>
        </w:r>
      </w:ins>
      <w:ins w:id="630" w:author="Furl, Nicholas" w:date="2026-07-02T12:18:00Z" w16du:dateUtc="2026-07-02T11:18:00Z">
        <w:r w:rsidR="00382610">
          <w:rPr>
            <w:rFonts w:cs="Arial Unicode MS"/>
            <w:lang w:val="en-GB"/>
            <w14:textOutline w14:w="0" w14:cap="flat" w14:cmpd="sng" w14:algn="ctr">
              <w14:noFill/>
              <w14:prstDash w14:val="solid"/>
              <w14:bevel/>
            </w14:textOutline>
          </w:rPr>
          <w:t xml:space="preserve">initial </w:t>
        </w:r>
      </w:ins>
      <w:ins w:id="631" w:author="Furl, Nicholas" w:date="2026-07-02T09:55:00Z">
        <w:r w:rsidRPr="00BE2C87">
          <w:rPr>
            <w:rFonts w:cs="Arial Unicode MS"/>
            <w:lang w:val="en-GB"/>
            <w14:textOutline w14:w="0" w14:cap="flat" w14:cmpd="sng" w14:algn="ctr">
              <w14:noFill/>
              <w14:prstDash w14:val="solid"/>
              <w14:bevel/>
            </w14:textOutline>
          </w:rPr>
          <w:t>prior mean</w:t>
        </w:r>
      </w:ins>
      <w:ins w:id="632" w:author="Furl, Nicholas" w:date="2026-07-02T14:48:00Z" w16du:dateUtc="2026-07-02T13:48:00Z">
        <w:r w:rsidR="00B1210E">
          <w:rPr>
            <w:rFonts w:cs="Arial Unicode MS"/>
            <w:lang w:val="en-GB"/>
            <w14:textOutline w14:w="0" w14:cap="flat" w14:cmpd="sng" w14:algn="ctr">
              <w14:noFill/>
              <w14:prstDash w14:val="solid"/>
              <w14:bevel/>
            </w14:textOutline>
          </w:rPr>
          <w:t xml:space="preserve"> </w:t>
        </w:r>
      </w:ins>
      <m:oMath>
        <m:sSub>
          <m:sSubPr>
            <m:ctrlPr>
              <w:ins w:id="633" w:author="Furl, Nicholas" w:date="2026-07-02T15:23:00Z" w16du:dateUtc="2026-07-02T14:23:00Z">
                <w:rPr>
                  <w:rFonts w:ascii="Cambria Math" w:hAnsi="Cambria Math" w:cs="Arial Unicode MS"/>
                </w:rPr>
              </w:ins>
            </m:ctrlPr>
          </m:sSubPr>
          <m:e>
            <m:r>
              <w:ins w:id="634" w:author="Furl, Nicholas" w:date="2026-07-02T15:23:00Z" w16du:dateUtc="2026-07-02T14:23:00Z">
                <w:rPr>
                  <w:rFonts w:ascii="Cambria Math" w:hAnsi="Cambria Math" w:cs="Arial Unicode MS"/>
                </w:rPr>
                <m:t>μ</m:t>
              </w:ins>
            </m:r>
          </m:e>
          <m:sub>
            <m:r>
              <w:ins w:id="635" w:author="Furl, Nicholas" w:date="2026-07-02T15:23:00Z" w16du:dateUtc="2026-07-02T14:23:00Z">
                <w:rPr>
                  <w:rFonts w:ascii="Cambria Math" w:hAnsi="Cambria Math" w:cs="Arial Unicode MS"/>
                </w:rPr>
                <m:t>0</m:t>
              </w:ins>
            </m:r>
          </m:sub>
        </m:sSub>
      </m:oMath>
      <w:ins w:id="636" w:author="Furl, Nicholas" w:date="2026-07-02T15:23:00Z" w16du:dateUtc="2026-07-02T14:23:00Z">
        <w:r w:rsidR="00A148BE">
          <w:rPr>
            <w:rFonts w:cs="Arial Unicode MS"/>
            <w:lang w:val="en-GB"/>
            <w14:textOutline w14:w="0" w14:cap="flat" w14:cmpd="sng" w14:algn="ctr">
              <w14:noFill/>
              <w14:prstDash w14:val="solid"/>
              <w14:bevel/>
            </w14:textOutline>
          </w:rPr>
          <w:t xml:space="preserve"> </w:t>
        </w:r>
      </w:ins>
      <w:ins w:id="637" w:author="Furl, Nicholas" w:date="2026-07-02T14:48:00Z" w16du:dateUtc="2026-07-02T13:48:00Z">
        <w:r w:rsidR="00B1210E">
          <w:rPr>
            <w:rFonts w:cs="Arial Unicode MS"/>
            <w:lang w:val="en-GB"/>
            <w14:textOutline w14:w="0" w14:cap="flat" w14:cmpd="sng" w14:algn="ctr">
              <w14:noFill/>
              <w14:prstDash w14:val="solid"/>
              <w14:bevel/>
            </w14:textOutline>
          </w:rPr>
          <w:t>(configured using empirical rating distribution</w:t>
        </w:r>
      </w:ins>
      <w:ins w:id="638" w:author="Furl, Nicholas" w:date="2026-07-02T14:49:00Z" w16du:dateUtc="2026-07-02T13:49:00Z">
        <w:r w:rsidR="00B1210E">
          <w:rPr>
            <w:rFonts w:cs="Arial Unicode MS"/>
            <w:lang w:val="en-GB"/>
            <w14:textOutline w14:w="0" w14:cap="flat" w14:cmpd="sng" w14:algn="ctr">
              <w14:noFill/>
              <w14:prstDash w14:val="solid"/>
              <w14:bevel/>
            </w14:textOutline>
          </w:rPr>
          <w:t>)</w:t>
        </w:r>
      </w:ins>
      <w:ins w:id="639" w:author="Furl, Nicholas" w:date="2026-07-02T09:55:00Z">
        <w:r w:rsidRPr="00BE2C87">
          <w:rPr>
            <w:rFonts w:cs="Arial Unicode MS"/>
            <w:lang w:val="en-GB"/>
            <w14:textOutline w14:w="0" w14:cap="flat" w14:cmpd="sng" w14:algn="ctr">
              <w14:noFill/>
              <w14:prstDash w14:val="solid"/>
              <w14:bevel/>
            </w14:textOutline>
          </w:rPr>
          <w:t>:</w:t>
        </w:r>
      </w:ins>
    </w:p>
    <w:p w14:paraId="610C3734" w14:textId="3FCA8115" w:rsidR="00BE2C87" w:rsidRPr="00BE2C87" w:rsidRDefault="00000000">
      <w:pPr>
        <w:pStyle w:val="BodyA"/>
        <w:spacing w:after="288" w:line="480" w:lineRule="auto"/>
        <w:rPr>
          <w:ins w:id="640" w:author="Furl, Nicholas" w:date="2026-07-02T09:55:00Z"/>
          <w:rFonts w:cs="Arial Unicode MS"/>
          <w:lang w:val="en-GB"/>
          <w14:textOutline w14:w="0" w14:cap="flat" w14:cmpd="sng" w14:algn="ctr">
            <w14:noFill/>
            <w14:prstDash w14:val="solid"/>
            <w14:bevel/>
          </w14:textOutline>
        </w:rPr>
        <w:pPrChange w:id="641" w:author="Furl, Nicholas" w:date="2026-07-02T12:16:00Z" w16du:dateUtc="2026-07-02T11:16:00Z">
          <w:pPr>
            <w:pStyle w:val="BodyA"/>
            <w:spacing w:after="288" w:line="480" w:lineRule="auto"/>
            <w:ind w:firstLine="720"/>
          </w:pPr>
        </w:pPrChange>
      </w:pPr>
      <m:oMathPara>
        <m:oMath>
          <m:sSubSup>
            <m:sSubSupPr>
              <m:ctrlPr>
                <w:rPr>
                  <w:rFonts w:ascii="Cambria Math" w:hAnsi="Cambria Math" w:cs="Arial Unicode MS"/>
                </w:rPr>
              </m:ctrlPr>
            </m:sSubSupPr>
            <m:e>
              <m:r>
                <w:rPr>
                  <w:rFonts w:ascii="Cambria Math" w:hAnsi="Cambria Math" w:cs="Arial Unicode MS"/>
                </w:rPr>
                <m:t>μ</m:t>
              </m:r>
            </m:e>
            <m:sub>
              <m:r>
                <w:rPr>
                  <w:rFonts w:ascii="Cambria Math" w:hAnsi="Cambria Math" w:cs="Arial Unicode MS"/>
                </w:rPr>
                <m:t>0</m:t>
              </m:r>
            </m:sub>
            <m:sup>
              <m:r>
                <m:rPr>
                  <m:sty m:val="p"/>
                </m:rPr>
                <w:rPr>
                  <w:rFonts w:ascii="Cambria Math" w:hAnsi="Cambria Math" w:cs="Arial Unicode MS"/>
                </w:rPr>
                <m:t>biased</m:t>
              </m:r>
            </m:sup>
          </m:sSubSup>
          <m:r>
            <w:rPr>
              <w:rFonts w:ascii="Cambria Math" w:hAnsi="Cambria Math" w:cs="Arial Unicode MS"/>
            </w:rPr>
            <m:t>=</m:t>
          </m:r>
          <m:sSub>
            <m:sSubPr>
              <m:ctrlPr>
                <w:rPr>
                  <w:rFonts w:ascii="Cambria Math" w:hAnsi="Cambria Math" w:cs="Arial Unicode MS"/>
                </w:rPr>
              </m:ctrlPr>
            </m:sSubPr>
            <m:e>
              <m:r>
                <w:rPr>
                  <w:rFonts w:ascii="Cambria Math" w:hAnsi="Cambria Math" w:cs="Arial Unicode MS"/>
                </w:rPr>
                <m:t>μ</m:t>
              </m:r>
            </m:e>
            <m:sub>
              <m:r>
                <w:rPr>
                  <w:rFonts w:ascii="Cambria Math" w:hAnsi="Cambria Math" w:cs="Arial Unicode MS"/>
                </w:rPr>
                <m:t>0</m:t>
              </m:r>
            </m:sub>
          </m:sSub>
          <m:r>
            <w:rPr>
              <w:rFonts w:ascii="Cambria Math" w:hAnsi="Cambria Math" w:cs="Arial Unicode MS"/>
            </w:rPr>
            <m:t>+B</m:t>
          </m:r>
        </m:oMath>
      </m:oMathPara>
    </w:p>
    <w:p w14:paraId="74A01E79" w14:textId="1816C54A" w:rsidR="00306664" w:rsidRDefault="00BE2C87" w:rsidP="00306664">
      <w:pPr>
        <w:pStyle w:val="BodyA"/>
        <w:spacing w:after="288" w:line="480" w:lineRule="auto"/>
        <w:rPr>
          <w:ins w:id="642" w:author="Furl, Nicholas" w:date="2026-07-02T12:21:00Z" w16du:dateUtc="2026-07-02T11:21:00Z"/>
          <w:rStyle w:val="None"/>
          <w:lang w:val="en-GB"/>
        </w:rPr>
      </w:pPr>
      <w:ins w:id="643" w:author="Furl, Nicholas" w:date="2026-07-02T09:55:00Z">
        <w:r w:rsidRPr="00BE2C87">
          <w:rPr>
            <w:rFonts w:cs="Arial Unicode MS"/>
            <w:lang w:val="en-GB"/>
            <w14:textOutline w14:w="0" w14:cap="flat" w14:cmpd="sng" w14:algn="ctr">
              <w14:noFill/>
              <w14:prstDash w14:val="solid"/>
              <w14:bevel/>
            </w14:textOutline>
          </w:rPr>
          <w:t xml:space="preserve">Positive values of </w:t>
        </w:r>
      </w:ins>
      <m:oMath>
        <m:r>
          <w:ins w:id="644" w:author="Furl, Nicholas" w:date="2026-07-02T09:55:00Z">
            <w:rPr>
              <w:rFonts w:ascii="Cambria Math" w:hAnsi="Cambria Math" w:cs="Arial Unicode MS"/>
              <w:lang w:val="en-GB"/>
              <w14:textOutline w14:w="0" w14:cap="flat" w14:cmpd="sng" w14:algn="ctr">
                <w14:noFill/>
                <w14:prstDash w14:val="solid"/>
                <w14:bevel/>
              </w14:textOutline>
            </w:rPr>
            <m:t>B</m:t>
          </w:ins>
        </m:r>
      </m:oMath>
      <w:ins w:id="645" w:author="Furl, Nicholas" w:date="2026-07-02T12:19:00Z" w16du:dateUtc="2026-07-02T11:19:00Z">
        <w:r w:rsidR="00382610">
          <w:rPr>
            <w:rFonts w:cs="Arial Unicode MS"/>
            <w:lang w:val="en-GB"/>
            <w14:textOutline w14:w="0" w14:cap="flat" w14:cmpd="sng" w14:algn="ctr">
              <w14:noFill/>
              <w14:prstDash w14:val="solid"/>
              <w14:bevel/>
            </w14:textOutline>
          </w:rPr>
          <w:t xml:space="preserve"> </w:t>
        </w:r>
      </w:ins>
      <w:ins w:id="646" w:author="Furl, Nicholas" w:date="2026-07-02T09:55:00Z">
        <w:r w:rsidRPr="00BE2C87">
          <w:rPr>
            <w:rFonts w:cs="Arial Unicode MS"/>
            <w:lang w:val="en-GB"/>
            <w14:textOutline w14:w="0" w14:cap="flat" w14:cmpd="sng" w14:algn="ctr">
              <w14:noFill/>
              <w14:prstDash w14:val="solid"/>
              <w14:bevel/>
            </w14:textOutline>
          </w:rPr>
          <w:t xml:space="preserve">shift the </w:t>
        </w:r>
      </w:ins>
      <w:ins w:id="647" w:author="Furl, Nicholas" w:date="2026-07-02T12:17:00Z" w16du:dateUtc="2026-07-02T11:17:00Z">
        <w:r w:rsidR="00D31FEA">
          <w:rPr>
            <w:rFonts w:cs="Arial Unicode MS"/>
            <w:lang w:val="en-GB"/>
            <w14:textOutline w14:w="0" w14:cap="flat" w14:cmpd="sng" w14:algn="ctr">
              <w14:noFill/>
              <w14:prstDash w14:val="solid"/>
              <w14:bevel/>
            </w14:textOutline>
          </w:rPr>
          <w:t xml:space="preserve">prior </w:t>
        </w:r>
      </w:ins>
      <w:ins w:id="648" w:author="Furl, Nicholas" w:date="2026-07-02T09:55:00Z">
        <w:r w:rsidRPr="00BE2C87">
          <w:rPr>
            <w:rFonts w:cs="Arial Unicode MS"/>
            <w:lang w:val="en-GB"/>
            <w14:textOutline w14:w="0" w14:cap="flat" w14:cmpd="sng" w14:algn="ctr">
              <w14:noFill/>
              <w14:prstDash w14:val="solid"/>
              <w14:bevel/>
            </w14:textOutline>
          </w:rPr>
          <w:t xml:space="preserve">distribution upward, increasing the expected value of future options and thereby lengthening search. Negative values shift the </w:t>
        </w:r>
      </w:ins>
      <w:ins w:id="649" w:author="Furl, Nicholas" w:date="2026-07-02T12:17:00Z" w16du:dateUtc="2026-07-02T11:17:00Z">
        <w:r w:rsidR="00D31FEA">
          <w:rPr>
            <w:rFonts w:cs="Arial Unicode MS"/>
            <w:lang w:val="en-GB"/>
            <w14:textOutline w14:w="0" w14:cap="flat" w14:cmpd="sng" w14:algn="ctr">
              <w14:noFill/>
              <w14:prstDash w14:val="solid"/>
              <w14:bevel/>
            </w14:textOutline>
          </w:rPr>
          <w:t>prior</w:t>
        </w:r>
      </w:ins>
      <w:ins w:id="650" w:author="Furl, Nicholas" w:date="2026-07-02T09:55:00Z">
        <w:r w:rsidRPr="00BE2C87">
          <w:rPr>
            <w:rFonts w:cs="Arial Unicode MS"/>
            <w:lang w:val="en-GB"/>
            <w14:textOutline w14:w="0" w14:cap="flat" w14:cmpd="sng" w14:algn="ctr">
              <w14:noFill/>
              <w14:prstDash w14:val="solid"/>
              <w14:bevel/>
            </w14:textOutline>
          </w:rPr>
          <w:t xml:space="preserve"> distribution downward, decreasing the expected value of future options and shortening search. In this paper, we describe model expectations as optimistic when they are higher than warranted by the ground-truth benchmark</w:t>
        </w:r>
      </w:ins>
      <w:ins w:id="651" w:author="Furl, Nicholas" w:date="2026-07-02T12:17:00Z" w16du:dateUtc="2026-07-02T11:17:00Z">
        <w:r w:rsidR="00D31FEA">
          <w:rPr>
            <w:rFonts w:cs="Arial Unicode MS"/>
            <w:lang w:val="en-GB"/>
            <w14:textOutline w14:w="0" w14:cap="flat" w14:cmpd="sng" w14:algn="ctr">
              <w14:noFill/>
              <w14:prstDash w14:val="solid"/>
              <w14:bevel/>
            </w14:textOutline>
          </w:rPr>
          <w:t xml:space="preserve"> (i.e., </w:t>
        </w:r>
        <w:r w:rsidR="00D31FEA" w:rsidRPr="00D31FEA">
          <w:rPr>
            <w:rFonts w:cs="Arial Unicode MS"/>
            <w:i/>
            <w:iCs/>
            <w:lang w:val="en-GB"/>
            <w14:textOutline w14:w="0" w14:cap="flat" w14:cmpd="sng" w14:algn="ctr">
              <w14:noFill/>
              <w14:prstDash w14:val="solid"/>
              <w14:bevel/>
            </w14:textOutline>
            <w:rPrChange w:id="652" w:author="Furl, Nicholas" w:date="2026-07-02T12:17:00Z" w16du:dateUtc="2026-07-02T11:17:00Z">
              <w:rPr>
                <w:rFonts w:cs="Arial Unicode MS"/>
                <w:lang w:val="en-GB"/>
                <w14:textOutline w14:w="0" w14:cap="flat" w14:cmpd="sng" w14:algn="ctr">
                  <w14:noFill/>
                  <w14:prstDash w14:val="solid"/>
                  <w14:bevel/>
                </w14:textOutline>
              </w:rPr>
            </w:rPrChange>
          </w:rPr>
          <w:t>B</w:t>
        </w:r>
        <w:r w:rsidR="00D31FEA">
          <w:rPr>
            <w:rFonts w:cs="Arial Unicode MS"/>
            <w:lang w:val="en-GB"/>
            <w14:textOutline w14:w="0" w14:cap="flat" w14:cmpd="sng" w14:algn="ctr">
              <w14:noFill/>
              <w14:prstDash w14:val="solid"/>
              <w14:bevel/>
            </w14:textOutline>
          </w:rPr>
          <w:t xml:space="preserve"> &gt; 0)</w:t>
        </w:r>
      </w:ins>
      <w:ins w:id="653" w:author="Furl, Nicholas" w:date="2026-07-02T09:55:00Z">
        <w:r w:rsidRPr="00BE2C87">
          <w:rPr>
            <w:rFonts w:cs="Arial Unicode MS"/>
            <w:lang w:val="en-GB"/>
            <w14:textOutline w14:w="0" w14:cap="flat" w14:cmpd="sng" w14:algn="ctr">
              <w14:noFill/>
              <w14:prstDash w14:val="solid"/>
              <w14:bevel/>
            </w14:textOutline>
          </w:rPr>
          <w:t>, and pessimistic when they are lower than warranted by that benchmark</w:t>
        </w:r>
      </w:ins>
      <w:ins w:id="654" w:author="Furl, Nicholas" w:date="2026-07-02T12:17:00Z" w16du:dateUtc="2026-07-02T11:17:00Z">
        <w:r w:rsidR="00D31FEA">
          <w:rPr>
            <w:rFonts w:cs="Arial Unicode MS"/>
            <w:lang w:val="en-GB"/>
            <w14:textOutline w14:w="0" w14:cap="flat" w14:cmpd="sng" w14:algn="ctr">
              <w14:noFill/>
              <w14:prstDash w14:val="solid"/>
              <w14:bevel/>
            </w14:textOutline>
          </w:rPr>
          <w:t xml:space="preserve"> </w:t>
        </w:r>
      </w:ins>
      <w:ins w:id="655" w:author="Furl, Nicholas" w:date="2026-07-02T12:18:00Z" w16du:dateUtc="2026-07-02T11:18:00Z">
        <w:r w:rsidR="00D31FEA">
          <w:rPr>
            <w:rFonts w:cs="Arial Unicode MS"/>
            <w:lang w:val="en-GB"/>
            <w14:textOutline w14:w="0" w14:cap="flat" w14:cmpd="sng" w14:algn="ctr">
              <w14:noFill/>
              <w14:prstDash w14:val="solid"/>
              <w14:bevel/>
            </w14:textOutline>
          </w:rPr>
          <w:t xml:space="preserve">(i.e., </w:t>
        </w:r>
        <w:r w:rsidR="00D31FEA" w:rsidRPr="00D31FEA">
          <w:rPr>
            <w:rFonts w:cs="Arial Unicode MS"/>
            <w:i/>
            <w:iCs/>
            <w:lang w:val="en-GB"/>
            <w14:textOutline w14:w="0" w14:cap="flat" w14:cmpd="sng" w14:algn="ctr">
              <w14:noFill/>
              <w14:prstDash w14:val="solid"/>
              <w14:bevel/>
            </w14:textOutline>
            <w:rPrChange w:id="656" w:author="Furl, Nicholas" w:date="2026-07-02T12:18:00Z" w16du:dateUtc="2026-07-02T11:18:00Z">
              <w:rPr>
                <w:rFonts w:cs="Arial Unicode MS"/>
                <w:lang w:val="en-GB"/>
                <w14:textOutline w14:w="0" w14:cap="flat" w14:cmpd="sng" w14:algn="ctr">
                  <w14:noFill/>
                  <w14:prstDash w14:val="solid"/>
                  <w14:bevel/>
                </w14:textOutline>
              </w:rPr>
            </w:rPrChange>
          </w:rPr>
          <w:t>B</w:t>
        </w:r>
        <w:r w:rsidR="00D31FEA">
          <w:rPr>
            <w:rFonts w:cs="Arial Unicode MS"/>
            <w:lang w:val="en-GB"/>
            <w14:textOutline w14:w="0" w14:cap="flat" w14:cmpd="sng" w14:algn="ctr">
              <w14:noFill/>
              <w14:prstDash w14:val="solid"/>
              <w14:bevel/>
            </w14:textOutline>
          </w:rPr>
          <w:t xml:space="preserve"> &lt; 0)</w:t>
        </w:r>
      </w:ins>
      <w:ins w:id="657" w:author="Furl, Nicholas" w:date="2026-07-02T09:55:00Z">
        <w:r w:rsidRPr="00BE2C87">
          <w:rPr>
            <w:rFonts w:cs="Arial Unicode MS"/>
            <w:lang w:val="en-GB"/>
            <w14:textOutline w14:w="0" w14:cap="flat" w14:cmpd="sng" w14:algn="ctr">
              <w14:noFill/>
              <w14:prstDash w14:val="solid"/>
              <w14:bevel/>
            </w14:textOutline>
          </w:rPr>
          <w:t>.</w:t>
        </w:r>
      </w:ins>
      <w:ins w:id="658" w:author="Furl, Nicholas" w:date="2026-07-02T12:20:00Z" w16du:dateUtc="2026-07-02T11:20:00Z">
        <w:r w:rsidR="00306664">
          <w:rPr>
            <w:rFonts w:cs="Arial Unicode MS"/>
            <w:lang w:val="en-GB"/>
            <w14:textOutline w14:w="0" w14:cap="flat" w14:cmpd="sng" w14:algn="ctr">
              <w14:noFill/>
              <w14:prstDash w14:val="solid"/>
              <w14:bevel/>
            </w14:textOutline>
          </w:rPr>
          <w:t xml:space="preserve"> </w:t>
        </w:r>
      </w:ins>
      <w:ins w:id="659" w:author="Furl, Nicholas" w:date="2026-07-02T12:21:00Z" w16du:dateUtc="2026-07-02T11:21:00Z">
        <w:r w:rsidR="00E45AA5">
          <w:rPr>
            <w:rFonts w:cs="Arial Unicode MS"/>
            <w:lang w:val="en-GB"/>
            <w14:textOutline w14:w="0" w14:cap="flat" w14:cmpd="sng" w14:algn="ctr">
              <w14:noFill/>
              <w14:prstDash w14:val="solid"/>
              <w14:bevel/>
            </w14:textOutline>
          </w:rPr>
          <w:t>During fitting, w</w:t>
        </w:r>
      </w:ins>
      <w:ins w:id="660" w:author="Furl, Nicholas" w:date="2026-07-02T12:20:00Z" w16du:dateUtc="2026-07-02T11:20:00Z">
        <w:r w:rsidR="00E45AA5">
          <w:rPr>
            <w:rStyle w:val="None"/>
            <w:lang w:val="en-GB"/>
          </w:rPr>
          <w:t>e</w:t>
        </w:r>
        <w:r w:rsidR="00306664" w:rsidRPr="00C23312">
          <w:rPr>
            <w:rStyle w:val="None"/>
            <w:lang w:val="en-GB"/>
          </w:rPr>
          <w:t xml:space="preserve"> initiali</w:t>
        </w:r>
        <w:r w:rsidR="00E45AA5">
          <w:rPr>
            <w:rStyle w:val="None"/>
            <w:lang w:val="en-GB"/>
          </w:rPr>
          <w:t xml:space="preserve">sed </w:t>
        </w:r>
        <w:r w:rsidR="00E45AA5" w:rsidRPr="00E45AA5">
          <w:rPr>
            <w:rStyle w:val="None"/>
            <w:i/>
            <w:iCs/>
            <w:lang w:val="en-GB"/>
            <w:rPrChange w:id="661" w:author="Furl, Nicholas" w:date="2026-07-02T12:21:00Z" w16du:dateUtc="2026-07-02T11:21:00Z">
              <w:rPr>
                <w:rStyle w:val="None"/>
                <w:lang w:val="en-GB"/>
              </w:rPr>
            </w:rPrChange>
          </w:rPr>
          <w:t>B</w:t>
        </w:r>
        <w:r w:rsidR="00306664" w:rsidRPr="00C23312">
          <w:rPr>
            <w:rStyle w:val="None"/>
            <w:lang w:val="en-GB"/>
          </w:rPr>
          <w:t xml:space="preserve"> to its ground truth value of 0 and bounded it between -100 and 100. </w:t>
        </w:r>
      </w:ins>
    </w:p>
    <w:p w14:paraId="65954480" w14:textId="596C2CD9" w:rsidR="000E4638" w:rsidDel="00812CF9" w:rsidRDefault="000E4638">
      <w:pPr>
        <w:pStyle w:val="BodyA"/>
        <w:spacing w:after="288" w:line="480" w:lineRule="auto"/>
        <w:ind w:firstLine="720"/>
        <w:rPr>
          <w:del w:id="662" w:author="Furl, Nicholas" w:date="2026-07-02T12:46:00Z" w16du:dateUtc="2026-07-02T11:46:00Z"/>
          <w:moveTo w:id="663" w:author="Furl, Nicholas" w:date="2026-07-02T12:21:00Z" w16du:dateUtc="2026-07-02T11:21:00Z"/>
          <w:rStyle w:val="None"/>
          <w:lang w:val="en-GB"/>
        </w:rPr>
        <w:pPrChange w:id="664" w:author="Furl, Nicholas" w:date="2026-07-02T12:46:00Z" w16du:dateUtc="2026-07-02T11:46:00Z">
          <w:pPr>
            <w:pStyle w:val="BodyA"/>
            <w:spacing w:after="288" w:line="480" w:lineRule="auto"/>
          </w:pPr>
        </w:pPrChange>
      </w:pPr>
      <w:ins w:id="665" w:author="Furl, Nicholas" w:date="2026-07-02T12:21:00Z" w16du:dateUtc="2026-07-02T11:21:00Z">
        <w:r>
          <w:rPr>
            <w:rStyle w:val="None"/>
            <w:lang w:val="en-GB"/>
          </w:rPr>
          <w:t xml:space="preserve">Last, we fitted </w:t>
        </w:r>
      </w:ins>
      <w:moveToRangeStart w:id="666" w:author="Furl, Nicholas" w:date="2026-07-02T12:21:00Z" w:name="move233887325"/>
      <w:moveTo w:id="667" w:author="Furl, Nicholas" w:date="2026-07-02T12:21:00Z" w16du:dateUtc="2026-07-02T11:21:00Z">
        <w:del w:id="668" w:author="Furl, Nicholas" w:date="2026-07-02T12:21:00Z" w16du:dateUtc="2026-07-02T11:21:00Z">
          <w:r w:rsidRPr="00C23312" w:rsidDel="000E4638">
            <w:rPr>
              <w:rStyle w:val="None"/>
              <w:lang w:val="en-GB"/>
            </w:rPr>
            <w:delText>For the</w:delText>
          </w:r>
        </w:del>
      </w:moveTo>
      <w:ins w:id="669" w:author="Furl, Nicholas" w:date="2026-07-02T12:21:00Z" w16du:dateUtc="2026-07-02T11:21:00Z">
        <w:r>
          <w:rPr>
            <w:rStyle w:val="None"/>
            <w:lang w:val="en-GB"/>
          </w:rPr>
          <w:t>a</w:t>
        </w:r>
      </w:ins>
      <w:moveTo w:id="670" w:author="Furl, Nicholas" w:date="2026-07-02T12:21:00Z" w16du:dateUtc="2026-07-02T11:21:00Z">
        <w:r w:rsidRPr="00C23312">
          <w:rPr>
            <w:rStyle w:val="None"/>
            <w:lang w:val="en-GB"/>
          </w:rPr>
          <w:t xml:space="preserve"> cut off </w:t>
        </w:r>
        <w:del w:id="671" w:author="Furl, Nicholas" w:date="2026-07-02T12:21:00Z" w16du:dateUtc="2026-07-02T11:21:00Z">
          <w:r w:rsidRPr="00C23312" w:rsidDel="000E4638">
            <w:rPr>
              <w:rStyle w:val="None"/>
              <w:lang w:val="en-GB"/>
            </w:rPr>
            <w:delText>model</w:delText>
          </w:r>
        </w:del>
      </w:moveTo>
      <w:ins w:id="672" w:author="Furl, Nicholas" w:date="2026-07-02T12:21:00Z" w16du:dateUtc="2026-07-02T11:21:00Z">
        <w:r>
          <w:rPr>
            <w:rStyle w:val="None"/>
            <w:lang w:val="en-GB"/>
          </w:rPr>
          <w:t>he</w:t>
        </w:r>
      </w:ins>
      <w:ins w:id="673" w:author="Furl, Nicholas" w:date="2026-07-02T12:22:00Z" w16du:dateUtc="2026-07-02T11:22:00Z">
        <w:r>
          <w:rPr>
            <w:rStyle w:val="None"/>
            <w:lang w:val="en-GB"/>
          </w:rPr>
          <w:t xml:space="preserve">uristic. This heuristic has a distinct formulation from the Bayesian models we have been introducing </w:t>
        </w:r>
      </w:ins>
      <w:ins w:id="674" w:author="Furl, Nicholas" w:date="2026-07-02T12:23:00Z" w16du:dateUtc="2026-07-02T11:23:00Z">
        <w:r>
          <w:rPr>
            <w:rStyle w:val="None"/>
            <w:lang w:val="en-GB"/>
          </w:rPr>
          <w:t>and involves no Bayesian learning or beliefs about distributions. It derives fr</w:t>
        </w:r>
      </w:ins>
      <w:ins w:id="675" w:author="Furl, Nicholas" w:date="2026-07-02T12:24:00Z" w16du:dateUtc="2026-07-02T11:24:00Z">
        <w:r>
          <w:rPr>
            <w:rStyle w:val="None"/>
            <w:lang w:val="en-GB"/>
          </w:rPr>
          <w:t xml:space="preserve">om a mathematical proof </w:t>
        </w:r>
      </w:ins>
      <w:ins w:id="676" w:author="Furl, Nicholas" w:date="2026-07-02T12:26:00Z" w16du:dateUtc="2026-07-02T11:26:00Z">
        <w:r>
          <w:rPr>
            <w:rStyle w:val="None"/>
            <w:lang w:val="en-GB"/>
          </w:rPr>
          <w:t>for</w:t>
        </w:r>
      </w:ins>
      <w:ins w:id="677" w:author="Furl, Nicholas" w:date="2026-07-02T12:24:00Z" w16du:dateUtc="2026-07-02T11:24:00Z">
        <w:r>
          <w:rPr>
            <w:rStyle w:val="None"/>
            <w:lang w:val="en-GB"/>
          </w:rPr>
          <w:t xml:space="preserve"> the optimal solution to the “secretary problem”</w:t>
        </w:r>
      </w:ins>
      <w:ins w:id="678" w:author="Furl, Nicholas" w:date="2026-07-02T12:25:00Z" w16du:dateUtc="2026-07-02T11:25:00Z">
        <w:r>
          <w:rPr>
            <w:rStyle w:val="None"/>
            <w:lang w:val="en-GB"/>
          </w:rPr>
          <w:t xml:space="preserve">, </w:t>
        </w:r>
      </w:ins>
      <w:ins w:id="679" w:author="Furl, Nicholas" w:date="2026-07-02T12:24:00Z" w16du:dateUtc="2026-07-02T11:24:00Z">
        <w:r>
          <w:rPr>
            <w:rStyle w:val="None"/>
            <w:lang w:val="en-GB"/>
          </w:rPr>
          <w:t>a similar optimal stopping task that is subject to several assumptions that do not h</w:t>
        </w:r>
      </w:ins>
      <w:ins w:id="680" w:author="Furl, Nicholas" w:date="2026-07-02T12:25:00Z" w16du:dateUtc="2026-07-02T11:25:00Z">
        <w:r>
          <w:rPr>
            <w:rStyle w:val="None"/>
            <w:lang w:val="en-GB"/>
          </w:rPr>
          <w:t>old in our task (Ferguson</w:t>
        </w:r>
      </w:ins>
      <w:ins w:id="681" w:author="Furl, Nicholas" w:date="2026-07-02T15:25:00Z" w16du:dateUtc="2026-07-02T14:25:00Z">
        <w:r w:rsidR="00A148BE">
          <w:rPr>
            <w:rStyle w:val="None"/>
            <w:lang w:val="en-GB"/>
          </w:rPr>
          <w:t xml:space="preserve">, </w:t>
        </w:r>
      </w:ins>
      <w:ins w:id="682" w:author="Furl, Nicholas" w:date="2026-07-02T12:25:00Z" w16du:dateUtc="2026-07-02T11:25:00Z">
        <w:r>
          <w:rPr>
            <w:rStyle w:val="None"/>
            <w:lang w:val="en-GB"/>
          </w:rPr>
          <w:t>19</w:t>
        </w:r>
      </w:ins>
      <w:ins w:id="683" w:author="Furl, Nicholas" w:date="2026-07-02T12:26:00Z" w16du:dateUtc="2026-07-02T11:26:00Z">
        <w:r>
          <w:rPr>
            <w:rStyle w:val="None"/>
            <w:lang w:val="en-GB"/>
          </w:rPr>
          <w:t xml:space="preserve">89). This proof states that an agent should wait </w:t>
        </w:r>
      </w:ins>
      <w:ins w:id="684" w:author="Furl, Nicholas" w:date="2026-07-02T12:27:00Z" w16du:dateUtc="2026-07-02T11:27:00Z">
        <w:r w:rsidRPr="000E4638">
          <w:rPr>
            <w:rStyle w:val="None"/>
            <w:i/>
            <w:iCs/>
            <w:lang w:val="en-GB"/>
            <w:rPrChange w:id="685" w:author="Furl, Nicholas" w:date="2026-07-02T12:27:00Z" w16du:dateUtc="2026-07-02T11:27:00Z">
              <w:rPr>
                <w:rStyle w:val="None"/>
                <w:lang w:val="en-GB"/>
              </w:rPr>
            </w:rPrChange>
          </w:rPr>
          <w:t>N</w:t>
        </w:r>
      </w:ins>
      <w:ins w:id="686" w:author="Furl, Nicholas" w:date="2026-07-02T12:26:00Z" w16du:dateUtc="2026-07-02T11:26:00Z">
        <w:r>
          <w:rPr>
            <w:rStyle w:val="None"/>
            <w:lang w:val="en-GB"/>
          </w:rPr>
          <w:t>/e</w:t>
        </w:r>
      </w:ins>
      <w:ins w:id="687" w:author="Furl, Nicholas" w:date="2026-07-02T12:27:00Z" w16du:dateUtc="2026-07-02T11:27:00Z">
        <w:r>
          <w:rPr>
            <w:rStyle w:val="None"/>
            <w:lang w:val="en-GB"/>
          </w:rPr>
          <w:t xml:space="preserve"> sequence positions</w:t>
        </w:r>
      </w:ins>
      <w:moveTo w:id="688" w:author="Furl, Nicholas" w:date="2026-07-02T12:21:00Z" w16du:dateUtc="2026-07-02T11:21:00Z">
        <w:r w:rsidRPr="00C23312">
          <w:rPr>
            <w:rStyle w:val="None"/>
            <w:lang w:val="en-GB"/>
          </w:rPr>
          <w:t xml:space="preserve">, </w:t>
        </w:r>
      </w:moveTo>
      <w:ins w:id="689" w:author="Furl, Nicholas" w:date="2026-07-02T12:27:00Z" w16du:dateUtc="2026-07-02T11:27:00Z">
        <w:r>
          <w:rPr>
            <w:rStyle w:val="None"/>
            <w:lang w:val="en-GB"/>
          </w:rPr>
          <w:t>treating this period as a learning period within which the highest ran</w:t>
        </w:r>
      </w:ins>
      <w:ins w:id="690" w:author="Furl, Nicholas" w:date="2026-07-02T12:28:00Z" w16du:dateUtc="2026-07-02T11:28:00Z">
        <w:r>
          <w:rPr>
            <w:rStyle w:val="None"/>
            <w:lang w:val="en-GB"/>
          </w:rPr>
          <w:t xml:space="preserve">ked option becomes the acceptance </w:t>
        </w:r>
      </w:ins>
      <w:ins w:id="691" w:author="Furl, Nicholas" w:date="2026-07-02T15:25:00Z" w16du:dateUtc="2026-07-02T14:25:00Z">
        <w:r w:rsidR="00A148BE">
          <w:rPr>
            <w:rStyle w:val="None"/>
            <w:lang w:val="en-GB"/>
          </w:rPr>
          <w:t>threshold</w:t>
        </w:r>
      </w:ins>
      <w:ins w:id="692" w:author="Furl, Nicholas" w:date="2026-07-02T12:28:00Z" w16du:dateUtc="2026-07-02T11:28:00Z">
        <w:r>
          <w:rPr>
            <w:rStyle w:val="None"/>
            <w:lang w:val="en-GB"/>
          </w:rPr>
          <w:t xml:space="preserve">. </w:t>
        </w:r>
      </w:ins>
      <w:ins w:id="693" w:author="Furl, Nicholas" w:date="2026-07-02T15:26:00Z" w16du:dateUtc="2026-07-02T14:26:00Z">
        <w:r w:rsidR="00A148BE" w:rsidRPr="00A148BE">
          <w:rPr>
            <w:rStyle w:val="None"/>
            <w:lang w:val="en-GB"/>
          </w:rPr>
          <w:t>After this cut off, the agent selects the next option that exceeds the best option observed during the learning period.</w:t>
        </w:r>
        <w:r w:rsidR="00A148BE">
          <w:rPr>
            <w:rStyle w:val="None"/>
            <w:lang w:val="en-GB"/>
          </w:rPr>
          <w:t xml:space="preserve"> </w:t>
        </w:r>
      </w:ins>
      <w:ins w:id="694" w:author="Furl, Nicholas" w:date="2026-07-02T12:28:00Z" w16du:dateUtc="2026-07-02T11:28:00Z">
        <w:r>
          <w:rPr>
            <w:rStyle w:val="None"/>
            <w:lang w:val="en-GB"/>
          </w:rPr>
          <w:t>W</w:t>
        </w:r>
      </w:ins>
      <w:moveTo w:id="695" w:author="Furl, Nicholas" w:date="2026-07-02T12:21:00Z" w16du:dateUtc="2026-07-02T11:21:00Z">
        <w:del w:id="696" w:author="Furl, Nicholas" w:date="2026-07-02T12:28:00Z" w16du:dateUtc="2026-07-02T11:28:00Z">
          <w:r w:rsidRPr="00C23312" w:rsidDel="000E4638">
            <w:rPr>
              <w:rStyle w:val="None"/>
              <w:lang w:val="en-GB"/>
            </w:rPr>
            <w:delText>w</w:delText>
          </w:r>
        </w:del>
        <w:r w:rsidRPr="00C23312">
          <w:rPr>
            <w:rStyle w:val="None"/>
            <w:lang w:val="en-GB"/>
          </w:rPr>
          <w:t>e fit the cut off value</w:t>
        </w:r>
      </w:moveTo>
      <w:ins w:id="697" w:author="Furl, Nicholas" w:date="2026-07-02T12:29:00Z" w16du:dateUtc="2026-07-02T11:29:00Z">
        <w:r>
          <w:rPr>
            <w:rStyle w:val="None"/>
            <w:lang w:val="en-GB"/>
          </w:rPr>
          <w:t xml:space="preserve"> as a free parameter</w:t>
        </w:r>
      </w:ins>
      <w:moveTo w:id="698" w:author="Furl, Nicholas" w:date="2026-07-02T12:21:00Z" w16du:dateUtc="2026-07-02T11:21:00Z">
        <w:r w:rsidRPr="00C23312">
          <w:rPr>
            <w:rStyle w:val="None"/>
            <w:lang w:val="en-GB"/>
          </w:rPr>
          <w:t xml:space="preserve">, initialising it to </w:t>
        </w:r>
        <w:del w:id="699" w:author="Furl, Nicholas" w:date="2026-07-02T12:29:00Z" w16du:dateUtc="2026-07-02T11:29:00Z">
          <w:r w:rsidRPr="000E4638" w:rsidDel="000E4638">
            <w:rPr>
              <w:rStyle w:val="None"/>
              <w:i/>
              <w:iCs/>
              <w:lang w:val="en-GB"/>
              <w:rPrChange w:id="700" w:author="Furl, Nicholas" w:date="2026-07-02T12:29:00Z" w16du:dateUtc="2026-07-02T11:29:00Z">
                <w:rPr>
                  <w:rStyle w:val="None"/>
                  <w:lang w:val="en-GB"/>
                </w:rPr>
              </w:rPrChange>
            </w:rPr>
            <w:delText>the optimal cut off value for the optimal solution and</w:delText>
          </w:r>
        </w:del>
      </w:moveTo>
      <w:ins w:id="701" w:author="Furl, Nicholas" w:date="2026-07-02T12:29:00Z" w16du:dateUtc="2026-07-02T11:29:00Z">
        <w:r w:rsidRPr="000E4638">
          <w:rPr>
            <w:rStyle w:val="None"/>
            <w:i/>
            <w:iCs/>
            <w:lang w:val="en-GB"/>
            <w:rPrChange w:id="702" w:author="Furl, Nicholas" w:date="2026-07-02T12:29:00Z" w16du:dateUtc="2026-07-02T11:29:00Z">
              <w:rPr>
                <w:rStyle w:val="None"/>
                <w:lang w:val="en-GB"/>
              </w:rPr>
            </w:rPrChange>
          </w:rPr>
          <w:t>N</w:t>
        </w:r>
        <w:r>
          <w:rPr>
            <w:rStyle w:val="None"/>
            <w:lang w:val="en-GB"/>
          </w:rPr>
          <w:t>/e</w:t>
        </w:r>
      </w:ins>
      <w:ins w:id="703" w:author="Furl, Nicholas" w:date="2026-07-02T12:30:00Z" w16du:dateUtc="2026-07-02T11:30:00Z">
        <w:r>
          <w:rPr>
            <w:rStyle w:val="None"/>
            <w:lang w:val="en-GB"/>
          </w:rPr>
          <w:t xml:space="preserve"> </w:t>
        </w:r>
      </w:ins>
      <w:ins w:id="704" w:author="Furl, Nicholas" w:date="2026-07-02T12:31:00Z" w16du:dateUtc="2026-07-02T11:31:00Z">
        <w:r w:rsidR="008752CB">
          <w:rPr>
            <w:rStyle w:val="None"/>
            <w:lang w:val="en-GB"/>
          </w:rPr>
          <w:t>≈ 3</w:t>
        </w:r>
      </w:ins>
      <w:moveTo w:id="705" w:author="Furl, Nicholas" w:date="2026-07-02T12:21:00Z" w16du:dateUtc="2026-07-02T11:21:00Z">
        <w:del w:id="706" w:author="Furl, Nicholas" w:date="2026-07-02T12:29:00Z" w16du:dateUtc="2026-07-02T11:29:00Z">
          <w:r w:rsidRPr="00C23312" w:rsidDel="000E4638">
            <w:rPr>
              <w:rStyle w:val="None"/>
              <w:lang w:val="en-GB"/>
            </w:rPr>
            <w:delText>, during fitting,</w:delText>
          </w:r>
        </w:del>
      </w:moveTo>
      <w:ins w:id="707" w:author="Furl, Nicholas" w:date="2026-07-02T12:29:00Z" w16du:dateUtc="2026-07-02T11:29:00Z">
        <w:r>
          <w:rPr>
            <w:rStyle w:val="None"/>
            <w:lang w:val="en-GB"/>
          </w:rPr>
          <w:t xml:space="preserve"> and</w:t>
        </w:r>
      </w:ins>
      <w:moveTo w:id="708" w:author="Furl, Nicholas" w:date="2026-07-02T12:21:00Z" w16du:dateUtc="2026-07-02T11:21:00Z">
        <w:r w:rsidRPr="00C23312">
          <w:rPr>
            <w:rStyle w:val="None"/>
            <w:lang w:val="en-GB"/>
          </w:rPr>
          <w:t xml:space="preserve"> bound</w:t>
        </w:r>
      </w:moveTo>
      <w:ins w:id="709" w:author="Furl, Nicholas" w:date="2026-07-02T12:29:00Z" w16du:dateUtc="2026-07-02T11:29:00Z">
        <w:r>
          <w:rPr>
            <w:rStyle w:val="None"/>
            <w:lang w:val="en-GB"/>
          </w:rPr>
          <w:t>ing</w:t>
        </w:r>
      </w:ins>
      <w:moveTo w:id="710" w:author="Furl, Nicholas" w:date="2026-07-02T12:21:00Z" w16du:dateUtc="2026-07-02T11:21:00Z">
        <w:del w:id="711" w:author="Furl, Nicholas" w:date="2026-07-02T12:29:00Z" w16du:dateUtc="2026-07-02T11:29:00Z">
          <w:r w:rsidRPr="00C23312" w:rsidDel="000E4638">
            <w:rPr>
              <w:rStyle w:val="None"/>
              <w:lang w:val="en-GB"/>
            </w:rPr>
            <w:delText>ed</w:delText>
          </w:r>
        </w:del>
        <w:r w:rsidRPr="00C23312">
          <w:rPr>
            <w:rStyle w:val="None"/>
            <w:lang w:val="en-GB"/>
          </w:rPr>
          <w:t xml:space="preserve"> </w:t>
        </w:r>
        <w:del w:id="712" w:author="Furl, Nicholas" w:date="2026-07-02T12:31:00Z" w16du:dateUtc="2026-07-02T11:31:00Z">
          <w:r w:rsidRPr="00C23312" w:rsidDel="008752CB">
            <w:rPr>
              <w:rStyle w:val="None"/>
              <w:lang w:val="en-GB"/>
            </w:rPr>
            <w:delText>its possible values to be</w:delText>
          </w:r>
        </w:del>
      </w:moveTo>
      <w:ins w:id="713" w:author="Furl, Nicholas" w:date="2026-07-02T12:31:00Z" w16du:dateUtc="2026-07-02T11:31:00Z">
        <w:r w:rsidR="008752CB">
          <w:rPr>
            <w:rStyle w:val="None"/>
            <w:lang w:val="en-GB"/>
          </w:rPr>
          <w:t>the search</w:t>
        </w:r>
      </w:ins>
      <w:moveTo w:id="714" w:author="Furl, Nicholas" w:date="2026-07-02T12:21:00Z" w16du:dateUtc="2026-07-02T11:21:00Z">
        <w:r w:rsidRPr="00C23312">
          <w:rPr>
            <w:rStyle w:val="None"/>
            <w:lang w:val="en-GB"/>
          </w:rPr>
          <w:t xml:space="preserve"> between two (to allow for a learning period of at least one option) and seven (to allow at least one option beyond the learning period to be available for choice). </w:t>
        </w:r>
        <w:del w:id="715" w:author="Furl, Nicholas" w:date="2026-07-02T12:30:00Z" w16du:dateUtc="2026-07-02T11:30:00Z">
          <w:r w:rsidRPr="00C23312" w:rsidDel="000E4638">
            <w:rPr>
              <w:rStyle w:val="None"/>
              <w:lang w:val="en-GB"/>
            </w:rPr>
            <w:delText>The optimal cut off (and initial value) is the sequence position 1/</w:delText>
          </w:r>
          <w:r w:rsidRPr="00C23312" w:rsidDel="000E4638">
            <w:rPr>
              <w:rStyle w:val="None"/>
              <w:i/>
              <w:iCs/>
              <w:lang w:val="en-GB"/>
            </w:rPr>
            <w:delText>e</w:delText>
          </w:r>
          <w:r w:rsidRPr="00C23312" w:rsidDel="000E4638">
            <w:rPr>
              <w:rStyle w:val="None"/>
              <w:lang w:val="en-GB"/>
            </w:rPr>
            <w:delText xml:space="preserve"> ≈ 37% through the sequence, which approximates sequence position 3 for our 8 option sequences. </w:delText>
          </w:r>
        </w:del>
      </w:moveTo>
    </w:p>
    <w:moveToRangeEnd w:id="666"/>
    <w:p w14:paraId="2CAEBC5B" w14:textId="3DBDFD5F" w:rsidR="00BE2C87" w:rsidRPr="00BE2C87" w:rsidRDefault="00BE2C87" w:rsidP="00812CF9">
      <w:pPr>
        <w:pStyle w:val="BodyA"/>
        <w:spacing w:after="288" w:line="480" w:lineRule="auto"/>
        <w:ind w:firstLine="720"/>
        <w:rPr>
          <w:ins w:id="716" w:author="Furl, Nicholas" w:date="2026-07-02T09:55:00Z"/>
          <w:rFonts w:cs="Arial Unicode MS"/>
          <w:lang w:val="en-GB"/>
          <w14:textOutline w14:w="0" w14:cap="flat" w14:cmpd="sng" w14:algn="ctr">
            <w14:noFill/>
            <w14:prstDash w14:val="solid"/>
            <w14:bevel/>
          </w14:textOutline>
        </w:rPr>
      </w:pPr>
    </w:p>
    <w:p w14:paraId="467CA934" w14:textId="77777777" w:rsidR="00BE2C87" w:rsidRPr="00E26087" w:rsidRDefault="00BE2C87">
      <w:pPr>
        <w:pStyle w:val="BodyA"/>
        <w:spacing w:after="288" w:line="480" w:lineRule="auto"/>
        <w:rPr>
          <w:ins w:id="717" w:author="Furl, Nicholas" w:date="2026-07-02T09:55:00Z"/>
          <w:rFonts w:cs="Arial Unicode MS"/>
          <w:lang w:val="en-GB"/>
          <w14:textOutline w14:w="0" w14:cap="flat" w14:cmpd="sng" w14:algn="ctr">
            <w14:noFill/>
            <w14:prstDash w14:val="solid"/>
            <w14:bevel/>
          </w14:textOutline>
          <w:rPrChange w:id="718" w:author="Furl, Nicholas" w:date="2026-07-02T12:31:00Z" w16du:dateUtc="2026-07-02T11:31:00Z">
            <w:rPr>
              <w:ins w:id="719" w:author="Furl, Nicholas" w:date="2026-07-02T09:55:00Z"/>
              <w:rFonts w:cs="Arial Unicode MS"/>
              <w:b/>
              <w:bCs/>
              <w:lang w:val="en-GB"/>
              <w14:textOutline w14:w="0" w14:cap="flat" w14:cmpd="sng" w14:algn="ctr">
                <w14:noFill/>
                <w14:prstDash w14:val="solid"/>
                <w14:bevel/>
              </w14:textOutline>
            </w:rPr>
          </w:rPrChange>
        </w:rPr>
        <w:pPrChange w:id="720" w:author="Furl, Nicholas" w:date="2026-07-02T12:31:00Z" w16du:dateUtc="2026-07-02T11:31:00Z">
          <w:pPr>
            <w:pStyle w:val="BodyA"/>
            <w:spacing w:after="288" w:line="480" w:lineRule="auto"/>
            <w:ind w:firstLine="720"/>
          </w:pPr>
        </w:pPrChange>
      </w:pPr>
      <w:ins w:id="721" w:author="Furl, Nicholas" w:date="2026-07-02T09:55:00Z">
        <w:r w:rsidRPr="00E26087">
          <w:rPr>
            <w:rFonts w:cs="Arial Unicode MS"/>
            <w:lang w:val="en-GB"/>
            <w14:textOutline w14:w="0" w14:cap="flat" w14:cmpd="sng" w14:algn="ctr">
              <w14:noFill/>
              <w14:prstDash w14:val="solid"/>
              <w14:bevel/>
            </w14:textOutline>
            <w:rPrChange w:id="722" w:author="Furl, Nicholas" w:date="2026-07-02T12:31:00Z" w16du:dateUtc="2026-07-02T11:31:00Z">
              <w:rPr>
                <w:rFonts w:cs="Arial Unicode MS"/>
                <w:b/>
                <w:bCs/>
                <w:lang w:val="en-GB"/>
                <w14:textOutline w14:w="0" w14:cap="flat" w14:cmpd="sng" w14:algn="ctr">
                  <w14:noFill/>
                  <w14:prstDash w14:val="solid"/>
                  <w14:bevel/>
                </w14:textOutline>
              </w:rPr>
            </w:rPrChange>
          </w:rPr>
          <w:lastRenderedPageBreak/>
          <w:t>Softmax choice rule and likelihood</w:t>
        </w:r>
      </w:ins>
    </w:p>
    <w:p w14:paraId="377407EF" w14:textId="330448A8" w:rsidR="00BE2C87" w:rsidRPr="00BE2C87" w:rsidRDefault="00BE2C87" w:rsidP="00BE2C87">
      <w:pPr>
        <w:pStyle w:val="BodyA"/>
        <w:spacing w:after="288" w:line="480" w:lineRule="auto"/>
        <w:ind w:firstLine="720"/>
        <w:rPr>
          <w:ins w:id="723" w:author="Furl, Nicholas" w:date="2026-07-02T09:55:00Z"/>
          <w:rFonts w:cs="Arial Unicode MS"/>
          <w:lang w:val="en-GB"/>
          <w14:textOutline w14:w="0" w14:cap="flat" w14:cmpd="sng" w14:algn="ctr">
            <w14:noFill/>
            <w14:prstDash w14:val="solid"/>
            <w14:bevel/>
          </w14:textOutline>
        </w:rPr>
      </w:pPr>
      <w:ins w:id="724" w:author="Furl, Nicholas" w:date="2026-07-02T09:55:00Z">
        <w:r w:rsidRPr="00BE2C87">
          <w:rPr>
            <w:rFonts w:cs="Arial Unicode MS"/>
            <w:lang w:val="en-GB"/>
            <w14:textOutline w14:w="0" w14:cap="flat" w14:cmpd="sng" w14:algn="ctr">
              <w14:noFill/>
              <w14:prstDash w14:val="solid"/>
              <w14:bevel/>
            </w14:textOutline>
          </w:rPr>
          <w:t xml:space="preserve">For </w:t>
        </w:r>
      </w:ins>
      <w:ins w:id="725" w:author="Furl, Nicholas" w:date="2026-07-02T12:31:00Z" w16du:dateUtc="2026-07-02T11:31:00Z">
        <w:r w:rsidR="00E26087">
          <w:rPr>
            <w:rFonts w:cs="Arial Unicode MS"/>
            <w:lang w:val="en-GB"/>
            <w14:textOutline w14:w="0" w14:cap="flat" w14:cmpd="sng" w14:algn="ctr">
              <w14:noFill/>
              <w14:prstDash w14:val="solid"/>
              <w14:bevel/>
            </w14:textOutline>
          </w:rPr>
          <w:t>all</w:t>
        </w:r>
      </w:ins>
      <w:ins w:id="726" w:author="Furl, Nicholas" w:date="2026-07-02T09:55:00Z">
        <w:r w:rsidRPr="00BE2C87">
          <w:rPr>
            <w:rFonts w:cs="Arial Unicode MS"/>
            <w:lang w:val="en-GB"/>
            <w14:textOutline w14:w="0" w14:cap="flat" w14:cmpd="sng" w14:algn="ctr">
              <w14:noFill/>
              <w14:prstDash w14:val="solid"/>
              <w14:bevel/>
            </w14:textOutline>
          </w:rPr>
          <w:t xml:space="preserve"> fitted models, the action values for taking and declining were converted into choice probabilities using a softmax rule:</w:t>
        </w:r>
      </w:ins>
    </w:p>
    <w:p w14:paraId="79611FB5" w14:textId="7F19FBD4" w:rsidR="00BE2C87" w:rsidRPr="00BE2C87" w:rsidRDefault="00000000" w:rsidP="00BE2C87">
      <w:pPr>
        <w:pStyle w:val="BodyA"/>
        <w:spacing w:after="288" w:line="480" w:lineRule="auto"/>
        <w:ind w:firstLine="720"/>
        <w:rPr>
          <w:ins w:id="727" w:author="Furl, Nicholas" w:date="2026-07-02T09:55:00Z"/>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d>
            <m:dPr>
              <m:ctrlPr>
                <w:rPr>
                  <w:rFonts w:ascii="Cambria Math" w:hAnsi="Cambria Math" w:cs="Arial Unicode MS"/>
                </w:rPr>
              </m:ctrlPr>
            </m:dPr>
            <m:e>
              <m:r>
                <w:rPr>
                  <w:rFonts w:ascii="Cambria Math" w:hAnsi="Cambria Math" w:cs="Arial Unicode MS"/>
                </w:rPr>
                <m:t>a∣</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r>
            <w:rPr>
              <w:rFonts w:ascii="Cambria Math" w:hAnsi="Cambria Math" w:cs="Arial Unicode MS"/>
            </w:rPr>
            <m:t>=</m:t>
          </m:r>
          <m:f>
            <m:fPr>
              <m:ctrlPr>
                <w:rPr>
                  <w:rFonts w:ascii="Cambria Math" w:hAnsi="Cambria Math" w:cs="Arial Unicode MS"/>
                </w:rPr>
              </m:ctrlPr>
            </m:fPr>
            <m:num>
              <m:func>
                <m:funcPr>
                  <m:ctrlPr>
                    <w:rPr>
                      <w:rFonts w:ascii="Cambria Math" w:hAnsi="Cambria Math" w:cs="Arial Unicode MS"/>
                    </w:rPr>
                  </m:ctrlPr>
                </m:funcPr>
                <m:fName>
                  <m:r>
                    <m:rPr>
                      <m:sty m:val="p"/>
                    </m:rPr>
                    <w:rPr>
                      <w:rFonts w:ascii="Cambria Math" w:hAnsi="Cambria Math" w:cs="Arial Unicode MS"/>
                    </w:rPr>
                    <m:t>exp</m:t>
                  </m:r>
                </m:fName>
                <m:e>
                  <m:d>
                    <m:dPr>
                      <m:ctrlPr>
                        <w:rPr>
                          <w:rFonts w:ascii="Cambria Math" w:hAnsi="Cambria Math" w:cs="Arial Unicode MS"/>
                        </w:rPr>
                      </m:ctrlPr>
                    </m:dPr>
                    <m:e>
                      <m:r>
                        <w:rPr>
                          <w:rFonts w:ascii="Cambria Math" w:hAnsi="Cambria Math" w:cs="Arial Unicode MS"/>
                        </w:rPr>
                        <m:t>β</m:t>
                      </m:r>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d>
                </m:e>
              </m:func>
            </m:num>
            <m:den>
              <m:nary>
                <m:naryPr>
                  <m:chr m:val="∑"/>
                  <m:limLoc m:val="undOvr"/>
                  <m:supHide m:val="1"/>
                  <m:ctrlPr>
                    <w:rPr>
                      <w:rFonts w:ascii="Cambria Math" w:hAnsi="Cambria Math" w:cs="Arial Unicode MS"/>
                    </w:rPr>
                  </m:ctrlPr>
                </m:naryPr>
                <m:sub>
                  <m:r>
                    <w:rPr>
                      <w:rFonts w:ascii="Cambria Math" w:hAnsi="Cambria Math" w:cs="Arial Unicode MS"/>
                    </w:rPr>
                    <m:t>a'∈A</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sub>
                <m:sup/>
                <m:e>
                  <m:func>
                    <m:funcPr>
                      <m:ctrlPr>
                        <w:rPr>
                          <w:rFonts w:ascii="Cambria Math" w:hAnsi="Cambria Math" w:cs="Arial Unicode MS"/>
                        </w:rPr>
                      </m:ctrlPr>
                    </m:funcPr>
                    <m:fName>
                      <m:r>
                        <m:rPr>
                          <m:sty m:val="p"/>
                        </m:rPr>
                        <w:rPr>
                          <w:rFonts w:ascii="Cambria Math" w:hAnsi="Cambria Math" w:cs="Arial Unicode MS"/>
                        </w:rPr>
                        <m:t>exp</m:t>
                      </m:r>
                    </m:fName>
                    <m:e>
                      <m:d>
                        <m:dPr>
                          <m:ctrlPr>
                            <w:rPr>
                              <w:rFonts w:ascii="Cambria Math" w:hAnsi="Cambria Math" w:cs="Arial Unicode MS"/>
                            </w:rPr>
                          </m:ctrlPr>
                        </m:dPr>
                        <m:e>
                          <m:r>
                            <w:rPr>
                              <w:rFonts w:ascii="Cambria Math" w:hAnsi="Cambria Math" w:cs="Arial Unicode MS"/>
                            </w:rPr>
                            <m:t>β</m:t>
                          </m:r>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d>
                    </m:e>
                  </m:func>
                </m:e>
              </m:nary>
            </m:den>
          </m:f>
        </m:oMath>
      </m:oMathPara>
    </w:p>
    <w:p w14:paraId="3B3E9D13" w14:textId="4F6C49DB" w:rsidR="009456C9" w:rsidRDefault="00BE2C87" w:rsidP="009456C9">
      <w:pPr>
        <w:pStyle w:val="BodyA"/>
        <w:spacing w:after="288" w:line="480" w:lineRule="auto"/>
        <w:rPr>
          <w:ins w:id="728" w:author="Furl, Nicholas" w:date="2026-07-02T12:36:00Z" w16du:dateUtc="2026-07-02T11:36:00Z"/>
          <w:rStyle w:val="None"/>
          <w:lang w:val="en-GB"/>
        </w:rPr>
      </w:pPr>
      <w:ins w:id="729" w:author="Furl, Nicholas" w:date="2026-07-02T09:55:00Z">
        <w:r w:rsidRPr="00BE2C87">
          <w:rPr>
            <w:rFonts w:cs="Arial Unicode MS"/>
            <w:lang w:val="en-GB"/>
            <w14:textOutline w14:w="0" w14:cap="flat" w14:cmpd="sng" w14:algn="ctr">
              <w14:noFill/>
              <w14:prstDash w14:val="solid"/>
              <w14:bevel/>
            </w14:textOutline>
          </w:rPr>
          <w:t xml:space="preserve">Here, </w:t>
        </w:r>
      </w:ins>
      <m:oMath>
        <m:sSub>
          <m:sSubPr>
            <m:ctrlPr>
              <w:ins w:id="730"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731" w:author="Furl, Nicholas" w:date="2026-07-02T09:55:00Z">
                <w:rPr>
                  <w:rFonts w:ascii="Cambria Math" w:hAnsi="Cambria Math" w:cs="Arial Unicode MS"/>
                  <w:lang w:val="en-GB"/>
                  <w14:textOutline w14:w="0" w14:cap="flat" w14:cmpd="sng" w14:algn="ctr">
                    <w14:noFill/>
                    <w14:prstDash w14:val="solid"/>
                    <w14:bevel/>
                  </w14:textOutline>
                </w:rPr>
                <m:t>Q</m:t>
              </w:ins>
            </m:r>
          </m:e>
          <m:sub>
            <m:r>
              <w:ins w:id="732"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733" w:author="Furl, Nicholas" w:date="2026-07-02T09:55:00Z">
            <w:rPr>
              <w:rFonts w:ascii="Cambria Math" w:hAnsi="Cambria Math" w:cs="Arial Unicode MS"/>
              <w:lang w:val="en-GB"/>
              <w14:textOutline w14:w="0" w14:cap="flat" w14:cmpd="sng" w14:algn="ctr">
                <w14:noFill/>
                <w14:prstDash w14:val="solid"/>
                <w14:bevel/>
              </w14:textOutline>
            </w:rPr>
            <m:t>(</m:t>
          </w:ins>
        </m:r>
        <m:sSub>
          <m:sSubPr>
            <m:ctrlPr>
              <w:ins w:id="734" w:author="Furl, Nicholas" w:date="2026-07-02T09:55:00Z">
                <w:rPr>
                  <w:rFonts w:ascii="Cambria Math" w:hAnsi="Cambria Math" w:cs="Arial Unicode MS"/>
                  <w:lang w:val="en-GB"/>
                  <w14:textOutline w14:w="0" w14:cap="flat" w14:cmpd="sng" w14:algn="ctr">
                    <w14:noFill/>
                    <w14:prstDash w14:val="solid"/>
                    <w14:bevel/>
                  </w14:textOutline>
                </w:rPr>
              </w:ins>
            </m:ctrlPr>
          </m:sSubPr>
          <m:e>
            <m:r>
              <w:ins w:id="735" w:author="Furl, Nicholas" w:date="2026-07-02T09:55:00Z">
                <w:rPr>
                  <w:rFonts w:ascii="Cambria Math" w:hAnsi="Cambria Math" w:cs="Arial Unicode MS"/>
                  <w:lang w:val="en-GB"/>
                  <w14:textOutline w14:w="0" w14:cap="flat" w14:cmpd="sng" w14:algn="ctr">
                    <w14:noFill/>
                    <w14:prstDash w14:val="solid"/>
                    <w14:bevel/>
                  </w14:textOutline>
                </w:rPr>
                <m:t>s</m:t>
              </w:ins>
            </m:r>
          </m:e>
          <m:sub>
            <m:r>
              <w:ins w:id="736" w:author="Furl, Nicholas" w:date="2026-07-02T09:55:00Z">
                <w:rPr>
                  <w:rFonts w:ascii="Cambria Math" w:hAnsi="Cambria Math" w:cs="Arial Unicode MS"/>
                  <w:lang w:val="en-GB"/>
                  <w14:textOutline w14:w="0" w14:cap="flat" w14:cmpd="sng" w14:algn="ctr">
                    <w14:noFill/>
                    <w14:prstDash w14:val="solid"/>
                    <w14:bevel/>
                  </w14:textOutline>
                </w:rPr>
                <m:t>t</m:t>
              </w:ins>
            </m:r>
          </m:sub>
        </m:sSub>
        <m:r>
          <w:ins w:id="737" w:author="Furl, Nicholas" w:date="2026-07-02T09:55:00Z">
            <w:rPr>
              <w:rFonts w:ascii="Cambria Math" w:hAnsi="Cambria Math" w:cs="Arial Unicode MS"/>
              <w:lang w:val="en-GB"/>
              <w14:textOutline w14:w="0" w14:cap="flat" w14:cmpd="sng" w14:algn="ctr">
                <w14:noFill/>
                <w14:prstDash w14:val="solid"/>
                <w14:bevel/>
              </w14:textOutline>
            </w:rPr>
            <m:t>,a)</m:t>
          </w:ins>
        </m:r>
      </m:oMath>
      <w:ins w:id="738" w:author="Furl, Nicholas" w:date="2026-07-02T09:55:00Z">
        <w:r w:rsidRPr="00BE2C87">
          <w:rPr>
            <w:rFonts w:cs="Arial Unicode MS"/>
            <w:lang w:val="en-GB"/>
            <w14:textOutline w14:w="0" w14:cap="flat" w14:cmpd="sng" w14:algn="ctr">
              <w14:noFill/>
              <w14:prstDash w14:val="solid"/>
              <w14:bevel/>
            </w14:textOutline>
          </w:rPr>
          <w:t xml:space="preserve">is the action value for action </w:t>
        </w:r>
      </w:ins>
      <m:oMath>
        <m:r>
          <w:ins w:id="739" w:author="Furl, Nicholas" w:date="2026-07-02T09:55:00Z">
            <w:rPr>
              <w:rFonts w:ascii="Cambria Math" w:hAnsi="Cambria Math" w:cs="Arial Unicode MS"/>
              <w:lang w:val="en-GB"/>
              <w14:textOutline w14:w="0" w14:cap="flat" w14:cmpd="sng" w14:algn="ctr">
                <w14:noFill/>
                <w14:prstDash w14:val="solid"/>
                <w14:bevel/>
              </w14:textOutline>
            </w:rPr>
            <m:t>a</m:t>
          </w:ins>
        </m:r>
      </m:oMath>
      <w:ins w:id="740" w:author="Furl, Nicholas" w:date="2026-07-02T09:55:00Z">
        <w:r w:rsidRPr="00BE2C87">
          <w:rPr>
            <w:rFonts w:cs="Arial Unicode MS"/>
            <w:lang w:val="en-GB"/>
            <w14:textOutline w14:w="0" w14:cap="flat" w14:cmpd="sng" w14:algn="ctr">
              <w14:noFill/>
              <w14:prstDash w14:val="solid"/>
              <w14:bevel/>
            </w14:textOutline>
          </w:rPr>
          <w:t xml:space="preserve">, and </w:t>
        </w:r>
      </w:ins>
      <m:oMath>
        <m:r>
          <w:ins w:id="741" w:author="Furl, Nicholas" w:date="2026-07-02T09:55:00Z">
            <w:rPr>
              <w:rFonts w:ascii="Cambria Math" w:hAnsi="Cambria Math" w:cs="Arial Unicode MS"/>
              <w:lang w:val="en-GB"/>
              <w14:textOutline w14:w="0" w14:cap="flat" w14:cmpd="sng" w14:algn="ctr">
                <w14:noFill/>
                <w14:prstDash w14:val="solid"/>
                <w14:bevel/>
              </w14:textOutline>
            </w:rPr>
            <m:t>β</m:t>
          </w:ins>
        </m:r>
      </m:oMath>
      <w:ins w:id="742" w:author="Furl, Nicholas" w:date="2026-07-02T09:55:00Z">
        <w:r w:rsidRPr="00BE2C87">
          <w:rPr>
            <w:rFonts w:cs="Arial Unicode MS"/>
            <w:lang w:val="en-GB"/>
            <w14:textOutline w14:w="0" w14:cap="flat" w14:cmpd="sng" w14:algn="ctr">
              <w14:noFill/>
              <w14:prstDash w14:val="solid"/>
              <w14:bevel/>
            </w14:textOutline>
          </w:rPr>
          <w:t xml:space="preserve">is an inverse-temperature parameter capturing decision noise. When </w:t>
        </w:r>
      </w:ins>
      <m:oMath>
        <m:r>
          <w:ins w:id="743" w:author="Furl, Nicholas" w:date="2026-07-02T09:55:00Z">
            <w:rPr>
              <w:rFonts w:ascii="Cambria Math" w:hAnsi="Cambria Math" w:cs="Arial Unicode MS"/>
              <w:lang w:val="en-GB"/>
              <w14:textOutline w14:w="0" w14:cap="flat" w14:cmpd="sng" w14:algn="ctr">
                <w14:noFill/>
                <w14:prstDash w14:val="solid"/>
                <w14:bevel/>
              </w14:textOutline>
            </w:rPr>
            <m:t>β=0</m:t>
          </w:ins>
        </m:r>
      </m:oMath>
      <w:ins w:id="744" w:author="Furl, Nicholas" w:date="2026-07-02T09:55:00Z">
        <w:r w:rsidRPr="00BE2C87">
          <w:rPr>
            <w:rFonts w:cs="Arial Unicode MS"/>
            <w:lang w:val="en-GB"/>
            <w14:textOutline w14:w="0" w14:cap="flat" w14:cmpd="sng" w14:algn="ctr">
              <w14:noFill/>
              <w14:prstDash w14:val="solid"/>
              <w14:bevel/>
            </w14:textOutline>
          </w:rPr>
          <w:t xml:space="preserve">, the two actions are chosen randomly. As </w:t>
        </w:r>
      </w:ins>
      <m:oMath>
        <m:r>
          <w:ins w:id="745" w:author="Furl, Nicholas" w:date="2026-07-02T09:55:00Z">
            <w:rPr>
              <w:rFonts w:ascii="Cambria Math" w:hAnsi="Cambria Math" w:cs="Arial Unicode MS"/>
              <w:lang w:val="en-GB"/>
              <w14:textOutline w14:w="0" w14:cap="flat" w14:cmpd="sng" w14:algn="ctr">
                <w14:noFill/>
                <w14:prstDash w14:val="solid"/>
                <w14:bevel/>
              </w14:textOutline>
            </w:rPr>
            <m:t>β</m:t>
          </w:ins>
        </m:r>
      </m:oMath>
      <w:ins w:id="746" w:author="Furl, Nicholas" w:date="2026-07-02T09:55:00Z">
        <w:r w:rsidRPr="00BE2C87">
          <w:rPr>
            <w:rFonts w:cs="Arial Unicode MS"/>
            <w:lang w:val="en-GB"/>
            <w14:textOutline w14:w="0" w14:cap="flat" w14:cmpd="sng" w14:algn="ctr">
              <w14:noFill/>
              <w14:prstDash w14:val="solid"/>
              <w14:bevel/>
            </w14:textOutline>
          </w:rPr>
          <w:t xml:space="preserve">increases, the model increasingly selects the action with the higher value. Strictly noiseless responding is obtained only in the limit as </w:t>
        </w:r>
      </w:ins>
      <m:oMath>
        <m:r>
          <w:ins w:id="747" w:author="Furl, Nicholas" w:date="2026-07-02T09:55:00Z">
            <w:rPr>
              <w:rFonts w:ascii="Cambria Math" w:hAnsi="Cambria Math" w:cs="Arial Unicode MS"/>
              <w:lang w:val="en-GB"/>
              <w14:textOutline w14:w="0" w14:cap="flat" w14:cmpd="sng" w14:algn="ctr">
                <w14:noFill/>
                <w14:prstDash w14:val="solid"/>
                <w14:bevel/>
              </w14:textOutline>
            </w:rPr>
            <m:t>β</m:t>
          </w:ins>
        </m:r>
      </m:oMath>
      <w:ins w:id="748" w:author="Furl, Nicholas" w:date="2026-07-02T09:55:00Z">
        <w:r w:rsidRPr="00BE2C87">
          <w:rPr>
            <w:rFonts w:cs="Arial Unicode MS"/>
            <w:lang w:val="en-GB"/>
            <w14:textOutline w14:w="0" w14:cap="flat" w14:cmpd="sng" w14:algn="ctr">
              <w14:noFill/>
              <w14:prstDash w14:val="solid"/>
              <w14:bevel/>
            </w14:textOutline>
          </w:rPr>
          <w:t>approaches infinity, but high finite values approximate deterministic choice.</w:t>
        </w:r>
      </w:ins>
      <w:ins w:id="749" w:author="Furl, Nicholas" w:date="2026-07-02T12:33:00Z" w16du:dateUtc="2026-07-02T11:33:00Z">
        <w:r w:rsidR="009456C9">
          <w:rPr>
            <w:rFonts w:cs="Arial Unicode MS"/>
            <w:lang w:val="en-GB"/>
            <w14:textOutline w14:w="0" w14:cap="flat" w14:cmpd="sng" w14:algn="ctr">
              <w14:noFill/>
              <w14:prstDash w14:val="solid"/>
              <w14:bevel/>
            </w14:textOutline>
          </w:rPr>
          <w:t xml:space="preserve"> </w:t>
        </w:r>
      </w:ins>
      <w:moveToRangeStart w:id="750" w:author="Furl, Nicholas" w:date="2026-07-02T12:34:00Z" w:name="move233888063"/>
      <w:moveTo w:id="751" w:author="Furl, Nicholas" w:date="2026-07-02T12:34:00Z" w16du:dateUtc="2026-07-02T11:34:00Z">
        <w:r w:rsidR="009456C9" w:rsidRPr="00C23312">
          <w:rPr>
            <w:rStyle w:val="None"/>
            <w:lang w:val="en-GB"/>
          </w:rPr>
          <w:t xml:space="preserve">All </w:t>
        </w:r>
      </w:moveTo>
      <w:ins w:id="752" w:author="Furl, Nicholas" w:date="2026-07-02T15:27:00Z" w16du:dateUtc="2026-07-02T14:27:00Z">
        <w:r w:rsidR="00A148BE">
          <w:rPr>
            <w:rStyle w:val="None"/>
            <w:lang w:val="en-GB"/>
          </w:rPr>
          <w:t xml:space="preserve">fitted </w:t>
        </w:r>
      </w:ins>
      <w:moveTo w:id="753" w:author="Furl, Nicholas" w:date="2026-07-02T12:34:00Z" w16du:dateUtc="2026-07-02T11:34:00Z">
        <w:r w:rsidR="009456C9" w:rsidRPr="00C23312">
          <w:rPr>
            <w:rStyle w:val="None"/>
            <w:lang w:val="en-GB"/>
          </w:rPr>
          <w:t xml:space="preserve">models </w:t>
        </w:r>
        <w:del w:id="754" w:author="Furl, Nicholas" w:date="2026-07-02T12:34:00Z" w16du:dateUtc="2026-07-02T11:34:00Z">
          <w:r w:rsidR="009456C9" w:rsidRPr="00C23312" w:rsidDel="009456C9">
            <w:rPr>
              <w:rStyle w:val="None"/>
              <w:lang w:val="en-GB"/>
            </w:rPr>
            <w:delText xml:space="preserve">additionally </w:delText>
          </w:r>
        </w:del>
        <w:r w:rsidR="009456C9" w:rsidRPr="00C23312">
          <w:rPr>
            <w:rStyle w:val="None"/>
            <w:lang w:val="en-GB"/>
          </w:rPr>
          <w:t xml:space="preserve">included the Softmax inverse temperature parameter </w:t>
        </w:r>
        <w:r w:rsidR="009456C9" w:rsidRPr="00C23312">
          <w:rPr>
            <w:rStyle w:val="None"/>
            <w:i/>
            <w:iCs/>
            <w:lang w:val="en-GB"/>
          </w:rPr>
          <w:t>β</w:t>
        </w:r>
        <w:r w:rsidR="009456C9" w:rsidRPr="00C23312">
          <w:rPr>
            <w:rStyle w:val="None"/>
            <w:lang w:val="en-GB"/>
          </w:rPr>
          <w:t xml:space="preserve"> as a free parameter. </w:t>
        </w:r>
      </w:moveTo>
      <w:moveToRangeEnd w:id="750"/>
      <w:ins w:id="755" w:author="Furl, Nicholas" w:date="2026-07-02T12:34:00Z" w16du:dateUtc="2026-07-02T11:34:00Z">
        <w:r w:rsidR="009456C9" w:rsidRPr="00C23312">
          <w:rPr>
            <w:rStyle w:val="None"/>
            <w:lang w:val="en-GB"/>
          </w:rPr>
          <w:t xml:space="preserve">During fitting, </w:t>
        </w:r>
        <w:r w:rsidR="009456C9" w:rsidRPr="00C23312">
          <w:rPr>
            <w:rStyle w:val="None"/>
            <w:i/>
            <w:iCs/>
            <w:lang w:val="en-GB"/>
          </w:rPr>
          <w:t>β</w:t>
        </w:r>
        <w:r w:rsidR="009456C9" w:rsidRPr="00C23312">
          <w:rPr>
            <w:rStyle w:val="None"/>
            <w:lang w:val="en-GB"/>
          </w:rPr>
          <w:t xml:space="preserve"> had an initial value of 1 and was bounded between 0 and 100. </w:t>
        </w:r>
      </w:ins>
    </w:p>
    <w:p w14:paraId="32500D4F" w14:textId="3EBB8734" w:rsidR="00C22C55" w:rsidDel="005F3C78" w:rsidRDefault="00BE2C87">
      <w:pPr>
        <w:pStyle w:val="BodyA"/>
        <w:spacing w:after="288" w:line="480" w:lineRule="auto"/>
        <w:ind w:firstLine="720"/>
        <w:rPr>
          <w:del w:id="756" w:author="Furl, Nicholas" w:date="2026-07-02T09:54:00Z" w16du:dateUtc="2026-07-02T08:54:00Z"/>
          <w:rFonts w:cs="Arial Unicode MS"/>
          <w:lang w:val="en-GB"/>
          <w14:textOutline w14:w="0" w14:cap="flat" w14:cmpd="sng" w14:algn="ctr">
            <w14:noFill/>
            <w14:prstDash w14:val="solid"/>
            <w14:bevel/>
          </w14:textOutline>
        </w:rPr>
        <w:pPrChange w:id="757" w:author="Furl, Nicholas" w:date="2026-07-02T12:38:00Z" w16du:dateUtc="2026-07-02T11:38:00Z">
          <w:pPr>
            <w:pStyle w:val="BodyA"/>
            <w:spacing w:after="288" w:line="480" w:lineRule="auto"/>
          </w:pPr>
        </w:pPrChange>
      </w:pPr>
      <w:ins w:id="758" w:author="Furl, Nicholas" w:date="2026-07-02T09:55:00Z">
        <w:r w:rsidRPr="00BE2C87">
          <w:rPr>
            <w:rFonts w:cs="Arial Unicode MS"/>
            <w:lang w:val="en-GB"/>
            <w14:textOutline w14:w="0" w14:cap="flat" w14:cmpd="sng" w14:algn="ctr">
              <w14:noFill/>
              <w14:prstDash w14:val="solid"/>
              <w14:bevel/>
            </w14:textOutline>
          </w:rPr>
          <w:t xml:space="preserve">Model fit was quantified by the negative log likelihood of participants’ observed choices under these softmax probabilities, summed over choices for each participant. </w:t>
        </w:r>
      </w:ins>
      <w:del w:id="759" w:author="Furl, Nicholas" w:date="2026-07-02T09:54:00Z" w16du:dateUtc="2026-07-02T08:54:00Z">
        <w:r w:rsidR="00C22C55" w:rsidRPr="00C22C55" w:rsidDel="005F3C78">
          <w:rPr>
            <w:rFonts w:cs="Arial Unicode MS"/>
            <w:lang w:val="en-GB"/>
            <w14:textOutline w14:w="0" w14:cap="flat" w14:cmpd="sng" w14:algn="ctr">
              <w14:noFill/>
              <w14:prstDash w14:val="solid"/>
              <w14:bevel/>
            </w14:textOutline>
          </w:rPr>
          <w:delText>Ground truth benchmark</w:delText>
        </w:r>
      </w:del>
    </w:p>
    <w:p w14:paraId="441B5B14" w14:textId="4A4D0125" w:rsidR="00C22C55" w:rsidRPr="00C22C55" w:rsidDel="005F3C78" w:rsidRDefault="00C22C55">
      <w:pPr>
        <w:spacing w:after="288" w:line="480" w:lineRule="auto"/>
        <w:ind w:firstLine="720"/>
        <w:rPr>
          <w:del w:id="760"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
      <w:del w:id="761" w:author="Furl, Nicholas" w:date="2026-07-02T09:54:00Z" w16du:dateUtc="2026-07-02T08:54:00Z">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The benchmark used here is a discrete-time finite-horizon Markov process (Cardinale et al., 2021; Costa &amp; Averbeck, 2015; Furl et al., 2019; van de Wouw et al., 2022). It computes a utility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u</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for states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 xml:space="preserve">s </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at samples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t</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which is taken as the maximal action value, out of available actions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a</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u</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depends in part on the integral over possible future states, weighted by the probability of transitioning into </w:delText>
        </w:r>
      </w:del>
      <w:del w:id="762" w:author="Furl, Nicholas" w:date="2026-07-01T18:43:00Z" w16du:dateUtc="2026-07-01T17:43:00Z">
        <w:r w:rsidRPr="00C22C55" w:rsidDel="0028149A">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them </w:delText>
        </w:r>
      </w:del>
      <w:del w:id="763" w:author="Furl, Nicholas" w:date="2026-07-02T09:54:00Z" w16du:dateUtc="2026-07-02T08:54:00Z">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from the current state </w:delText>
        </w:r>
      </w:del>
      <w:del w:id="764" w:author="Furl, Nicholas" w:date="2026-07-01T18:42:00Z" w16du:dateUtc="2026-07-01T17:42:00Z">
        <w:r w:rsidRPr="00C22C55" w:rsidDel="0028149A">
          <w:rPr>
            <w:rFonts w:ascii="Calibri" w:hAnsi="Calibri" w:cs="Arial Unicode MS"/>
            <w:noProof/>
            <w:color w:val="000000"/>
            <w:position w:val="-12"/>
            <w:sz w:val="22"/>
            <w:szCs w:val="22"/>
            <w:u w:color="000000"/>
            <w:lang w:eastAsia="en-GB"/>
            <w14:textOutline w14:w="0" w14:cap="flat" w14:cmpd="sng" w14:algn="ctr">
              <w14:noFill/>
              <w14:prstDash w14:val="solid"/>
              <w14:bevel/>
            </w14:textOutline>
          </w:rPr>
          <w:drawing>
            <wp:inline distT="0" distB="0" distL="0" distR="0" wp14:anchorId="1A4D98EA" wp14:editId="2980F8FD">
              <wp:extent cx="628822" cy="205946"/>
              <wp:effectExtent l="0" t="0" r="0" b="0"/>
              <wp:docPr id="740522829" name="Picture 740522829" descr="{&quot;mathml&quot;:&quot;&lt;math style=\&quot;font-family:stix;font-size:16px;\&quot; xmlns=\&quot;http://www.w3.org/1998/Math/MathML\&quot;&gt;&lt;mstyle mathsize=\&quot;16px\&quot;&gt;&lt;msub&gt;&lt;mi&gt;p&lt;/mi&gt;&lt;mi&gt;t&lt;/mi&gt;&lt;/msub&gt;&lt;mfenced&gt;&lt;mrow&gt;&lt;mi&gt;j&lt;/mi&gt;&lt;mo&gt;|&lt;/mo&gt;&lt;msub&gt;&lt;mi&gt;s&lt;/mi&gt;&lt;mi&gt;t&lt;/mi&gt;&lt;/msub&gt;&lt;mo&gt;,&lt;/mo&gt;&lt;mi&gt;a&lt;/mi&gt;&lt;/mrow&gt;&lt;/mfenced&gt;&lt;/mstyle&gt;&lt;/math&gt;&quot;,&quot;origin&quot;:&quot;MathType for Microsoft Add-in&quot;}" title="p subscript t open parentheses j vertical line s subscript t comma 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sub&gt;&lt;mi&gt;p&lt;/mi&gt;&lt;mi&gt;t&lt;/mi&gt;&lt;/msub&gt;&lt;mfenced&gt;&lt;mrow&gt;&lt;mi&gt;j&lt;/mi&gt;&lt;mo&gt;|&lt;/mo&gt;&lt;msub&gt;&lt;mi&gt;s&lt;/mi&gt;&lt;mi&gt;t&lt;/mi&gt;&lt;/msub&gt;&lt;mo&gt;,&lt;/mo&gt;&lt;mi&gt;a&lt;/mi&gt;&lt;/mrow&gt;&lt;/mfenced&gt;&lt;/mstyle&gt;&lt;/math&gt;&quot;,&quot;origin&quot;:&quot;MathType for Microsoft Add-in&quot;}" title="p subscript t open parentheses j vertical line s subscript t comma a close parenthese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8822" cy="205946"/>
                      </a:xfrm>
                      <a:prstGeom prst="rect">
                        <a:avLst/>
                      </a:prstGeom>
                    </pic:spPr>
                  </pic:pic>
                </a:graphicData>
              </a:graphic>
            </wp:inline>
          </w:drawing>
        </w:r>
      </w:del>
      <w:del w:id="765" w:author="Furl, Nicholas" w:date="2026-07-02T09:54:00Z" w16du:dateUtc="2026-07-02T08:54:00Z">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w:delText>
        </w:r>
        <w:r w:rsidRPr="00C22C55" w:rsidDel="005F3C78">
          <w:rPr>
            <w:rFonts w:ascii="Calibri" w:hAnsi="Calibri" w:cs="Arial Unicode MS"/>
            <w:color w:val="000000"/>
            <w:sz w:val="23"/>
            <w:szCs w:val="23"/>
            <w:u w:color="000000"/>
            <w:lang w:val="en-GB" w:eastAsia="en-GB"/>
            <w14:textOutline w14:w="0" w14:cap="flat" w14:cmpd="sng" w14:algn="ctr">
              <w14:noFill/>
              <w14:prstDash w14:val="solid"/>
              <w14:bevel/>
            </w14:textOutline>
          </w:rPr>
          <w:delText xml:space="preserve"> </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This latter term therefore is computed based on the generating distribution, as described above. The model uses backwards induction to derive utility values for the case where the agent chooses to sample again. See Baumann and colleagues (2020) for an intuitive description of backwards induction. </w:delText>
        </w:r>
      </w:del>
    </w:p>
    <w:p w14:paraId="6881DDC3" w14:textId="1BCBCC43" w:rsidR="00C22C55" w:rsidRPr="00C22C55" w:rsidDel="005F3C78" w:rsidRDefault="00C22C55">
      <w:pPr>
        <w:spacing w:after="288" w:line="480" w:lineRule="auto"/>
        <w:ind w:firstLine="720"/>
        <w:rPr>
          <w:del w:id="766"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Change w:id="767" w:author="Furl, Nicholas" w:date="2026-07-02T12:38:00Z" w16du:dateUtc="2026-07-02T11:38:00Z">
          <w:pPr>
            <w:spacing w:after="288" w:line="480" w:lineRule="auto"/>
            <w:ind w:left="1440" w:firstLine="720"/>
          </w:pPr>
        </w:pPrChange>
      </w:pPr>
      <w:del w:id="768" w:author="Furl, Nicholas" w:date="2026-07-02T09:54:00Z" w16du:dateUtc="2026-07-02T08:54:00Z">
        <w:r w:rsidRPr="00C22C55" w:rsidDel="005F3C78">
          <w:rPr>
            <w:rFonts w:ascii="Calibri" w:hAnsi="Calibri" w:cs="Arial Unicode MS"/>
            <w:noProof/>
            <w:color w:val="000000"/>
            <w:position w:val="-22"/>
            <w:sz w:val="22"/>
            <w:szCs w:val="22"/>
            <w:u w:color="000000"/>
            <w:lang w:eastAsia="en-GB"/>
            <w14:textOutline w14:w="0" w14:cap="flat" w14:cmpd="sng" w14:algn="ctr">
              <w14:noFill/>
              <w14:prstDash w14:val="solid"/>
              <w14:bevel/>
            </w14:textOutline>
          </w:rPr>
          <w:drawing>
            <wp:inline distT="0" distB="0" distL="0" distR="0" wp14:anchorId="6D45553B" wp14:editId="17E3A54F">
              <wp:extent cx="2792299" cy="348576"/>
              <wp:effectExtent l="0" t="0" r="0" b="0"/>
              <wp:docPr id="1" name="Picture 1" descr="{&quot;mathml&quot;:&quot;&lt;math xmlns=\&quot;http://www.w3.org/1998/Math/MathML\&quot; style=\&quot;font-family:stix;font-size:16px;\&quot;&gt;&lt;msub&gt;&lt;mi&gt;u&lt;/mi&gt;&lt;mi&gt;t&lt;/mi&gt;&lt;/msub&gt;&lt;mfenced separators=\&quot;|\&quot;&gt;&lt;msub&gt;&lt;mi&gt;s&lt;/mi&gt;&lt;mi&gt;t&lt;/mi&gt;&lt;/msub&gt;&lt;/mfenced&gt;&lt;mo&gt;&amp;#xA0;&lt;/mo&gt;&lt;mo&gt;=&lt;/mo&gt;&lt;mo&gt;&amp;#xA0;&lt;/mo&gt;&lt;mi&gt;m&lt;/mi&gt;&lt;mi&gt;a&lt;/mi&gt;&lt;msub&gt;&lt;mi&gt;x&lt;/mi&gt;&lt;mrow&gt;&lt;mi&gt;a&lt;/mi&gt;&lt;mo&gt;&amp;#x2208;&lt;/mo&gt;&lt;msub&gt;&lt;mi&gt;A&lt;/mi&gt;&lt;msub&gt;&lt;mi&gt;s&lt;/mi&gt;&lt;mi&gt;t&lt;/mi&gt;&lt;/msub&gt;&lt;/msub&gt;&lt;/mrow&gt;&lt;/msub&gt;&lt;mfenced open=\&quot;{\&quot; close=\&quot;}\&quot;&gt;&lt;mrow&gt;&lt;msub&gt;&lt;mi&gt;r&lt;/mi&gt;&lt;mi&gt;t&lt;/mi&gt;&lt;/msub&gt;&lt;mo&gt;(&lt;/mo&gt;&lt;msub&gt;&lt;mi&gt;s&lt;/mi&gt;&lt;mi&gt;t&lt;/mi&gt;&lt;/msub&gt;&lt;mo&gt;,&lt;/mo&gt;&lt;mi&gt;a&lt;/mi&gt;&lt;mo&gt;)&lt;/mo&gt;&lt;mo&gt;+&lt;/mo&gt;&lt;msub&gt;&lt;mo&gt;&amp;#x222B;&lt;/mo&gt;&lt;mi&gt;s&lt;/mi&gt;&lt;/msub&gt;&lt;mrow&gt;&lt;msub&gt;&lt;mi&gt;p&lt;/mi&gt;&lt;mi&gt;t&lt;/mi&gt;&lt;/msub&gt;&lt;mo&gt;(&lt;/mo&gt;&lt;mi&gt;j&lt;/mi&gt;&lt;mo&gt;|&lt;/mo&gt;&lt;msub&gt;&lt;mi&gt;s&lt;/mi&gt;&lt;mi&gt;t&lt;/mi&gt;&lt;/msub&gt;&lt;mo&gt;,&lt;/mo&gt;&lt;mi&gt;a&lt;/mi&gt;&lt;mo&gt;)&lt;/mo&gt;&lt;/mrow&gt;&lt;msub&gt;&lt;mi&gt;u&lt;/mi&gt;&lt;mrow&gt;&lt;mi&gt;t&lt;/mi&gt;&lt;mo&gt;+&lt;/mo&gt;&lt;mn&gt;1&lt;/mn&gt;&lt;/mrow&gt;&lt;/msub&gt;&lt;mfenced&gt;&lt;mi&gt;j&lt;/mi&gt;&lt;/mfenced&gt;&lt;mo&gt;d&lt;/mo&gt;&lt;mi&gt;j&lt;/mi&gt;&lt;/mrow&gt;&lt;/mfenced&gt;&lt;/math&gt;&quot;,&quot;origin&quot;:&quot;MathType for Microsoft Add-in&quot;}" title="u subscript t open parentheses s subscript t close parentheses space equals space m a x subscript a element of A subscript s subscript t end subscript end subscript open curly brackets r subscript t left parenthesis s subscript t comma a right parenthesis plus integral subscript s p subscript t left parenthesis j vertical line s subscript t comma a right parenthesis u subscript t plus 1 end subscript open parentheses j close parentheses d j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u&lt;/mi&gt;&lt;mi&gt;t&lt;/mi&gt;&lt;/msub&gt;&lt;mfenced separators=\&quot;|\&quot;&gt;&lt;msub&gt;&lt;mi&gt;s&lt;/mi&gt;&lt;mi&gt;t&lt;/mi&gt;&lt;/msub&gt;&lt;/mfenced&gt;&lt;mo&gt;&amp;#xA0;&lt;/mo&gt;&lt;mo&gt;=&lt;/mo&gt;&lt;mo&gt;&amp;#xA0;&lt;/mo&gt;&lt;mi&gt;m&lt;/mi&gt;&lt;mi&gt;a&lt;/mi&gt;&lt;msub&gt;&lt;mi&gt;x&lt;/mi&gt;&lt;mrow&gt;&lt;mi&gt;a&lt;/mi&gt;&lt;mo&gt;&amp;#x2208;&lt;/mo&gt;&lt;msub&gt;&lt;mi&gt;A&lt;/mi&gt;&lt;msub&gt;&lt;mi&gt;s&lt;/mi&gt;&lt;mi&gt;t&lt;/mi&gt;&lt;/msub&gt;&lt;/msub&gt;&lt;/mrow&gt;&lt;/msub&gt;&lt;mfenced open=\&quot;{\&quot; close=\&quot;}\&quot;&gt;&lt;mrow&gt;&lt;msub&gt;&lt;mi&gt;r&lt;/mi&gt;&lt;mi&gt;t&lt;/mi&gt;&lt;/msub&gt;&lt;mo&gt;(&lt;/mo&gt;&lt;msub&gt;&lt;mi&gt;s&lt;/mi&gt;&lt;mi&gt;t&lt;/mi&gt;&lt;/msub&gt;&lt;mo&gt;,&lt;/mo&gt;&lt;mi&gt;a&lt;/mi&gt;&lt;mo&gt;)&lt;/mo&gt;&lt;mo&gt;+&lt;/mo&gt;&lt;msub&gt;&lt;mo&gt;&amp;#x222B;&lt;/mo&gt;&lt;mi&gt;s&lt;/mi&gt;&lt;/msub&gt;&lt;mrow&gt;&lt;msub&gt;&lt;mi&gt;p&lt;/mi&gt;&lt;mi&gt;t&lt;/mi&gt;&lt;/msub&gt;&lt;mo&gt;(&lt;/mo&gt;&lt;mi&gt;j&lt;/mi&gt;&lt;mo&gt;|&lt;/mo&gt;&lt;msub&gt;&lt;mi&gt;s&lt;/mi&gt;&lt;mi&gt;t&lt;/mi&gt;&lt;/msub&gt;&lt;mo&gt;,&lt;/mo&gt;&lt;mi&gt;a&lt;/mi&gt;&lt;mo&gt;)&lt;/mo&gt;&lt;/mrow&gt;&lt;msub&gt;&lt;mi&gt;u&lt;/mi&gt;&lt;mrow&gt;&lt;mi&gt;t&lt;/mi&gt;&lt;mo&gt;+&lt;/mo&gt;&lt;mn&gt;1&lt;/mn&gt;&lt;/mrow&gt;&lt;/msub&gt;&lt;mfenced&gt;&lt;mi&gt;j&lt;/mi&gt;&lt;/mfenced&gt;&lt;mo&gt;d&lt;/mo&gt;&lt;mi&gt;j&lt;/mi&gt;&lt;/mrow&gt;&lt;/mfenced&gt;&lt;/math&gt;&quot;,&quot;origin&quot;:&quot;MathType for Microsoft Add-in&quot;}" title="u subscript t open parentheses s subscript t close parentheses space equals space m a x subscript a element of A subscript s subscript t end subscript end subscript open curly brackets r subscript t left parenthesis s subscript t comma a right parenthesis plus integral subscript s p subscript t left parenthesis j vertical line s subscript t comma a right parenthesis u subscript t plus 1 end subscript open parentheses j close parentheses d j close curly bracket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2299" cy="348576"/>
                      </a:xfrm>
                      <a:prstGeom prst="rect">
                        <a:avLst/>
                      </a:prstGeom>
                    </pic:spPr>
                  </pic:pic>
                </a:graphicData>
              </a:graphic>
            </wp:inline>
          </w:drawing>
        </w:r>
      </w:del>
    </w:p>
    <w:p w14:paraId="59257754" w14:textId="3594B711" w:rsidR="00C22C55" w:rsidRPr="00C22C55" w:rsidDel="005F3C78" w:rsidRDefault="00C22C55">
      <w:pPr>
        <w:spacing w:after="288" w:line="480" w:lineRule="auto"/>
        <w:ind w:firstLine="720"/>
        <w:rPr>
          <w:del w:id="769"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Change w:id="770" w:author="Furl, Nicholas" w:date="2026-07-02T12:38:00Z" w16du:dateUtc="2026-07-02T11:38:00Z">
          <w:pPr>
            <w:spacing w:after="288" w:line="480" w:lineRule="auto"/>
          </w:pPr>
        </w:pPrChange>
      </w:pPr>
      <w:del w:id="771" w:author="Furl, Nicholas" w:date="2026-07-02T09:54:00Z" w16du:dateUtc="2026-07-02T08:54:00Z">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u</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also depends on </w:delText>
        </w:r>
        <w:r w:rsidRPr="00C22C55" w:rsidDel="005F3C78">
          <w:rPr>
            <w:rFonts w:ascii="Calibri" w:hAnsi="Calibri" w:cs="Arial Unicode MS"/>
            <w:noProof/>
            <w:color w:val="000000"/>
            <w:position w:val="-9"/>
            <w:sz w:val="22"/>
            <w:szCs w:val="22"/>
            <w:u w:color="000000"/>
            <w:lang w:eastAsia="en-GB"/>
            <w14:textOutline w14:w="0" w14:cap="flat" w14:cmpd="sng" w14:algn="ctr">
              <w14:noFill/>
              <w14:prstDash w14:val="solid"/>
              <w14:bevel/>
            </w14:textOutline>
          </w:rPr>
          <w:drawing>
            <wp:inline distT="0" distB="0" distL="0" distR="0" wp14:anchorId="13497855" wp14:editId="049A03F0">
              <wp:extent cx="520357" cy="152400"/>
              <wp:effectExtent l="0" t="0" r="0" b="0"/>
              <wp:docPr id="2045014297" name="Picture 2045014297" descr="{&quot;mathml&quot;:&quot;&lt;math style=\&quot;font-family:stix;font-size:16px;\&quot; xmlns=\&quot;http://www.w3.org/1998/Math/MathML\&quot;&gt;&lt;mstyle mathsize=\&quot;16px\&quot;&gt;&lt;msub&gt;&lt;mi&gt;r&lt;/mi&gt;&lt;mi&gt;t&lt;/mi&gt;&lt;/msub&gt;&lt;mo&gt;(&lt;/mo&gt;&lt;msub&gt;&lt;mi&gt;s&lt;/mi&gt;&lt;mi&gt;t&lt;/mi&gt;&lt;/msub&gt;&lt;mo&gt;,&lt;/mo&gt;&lt;mi&gt;a&lt;/mi&gt;&lt;mo&gt;)&lt;/mo&gt;&lt;/mstyle&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tyle mathsize=\&quot;16px\&quot;&gt;&lt;msub&gt;&lt;mi&gt;r&lt;/mi&gt;&lt;mi&gt;t&lt;/mi&gt;&lt;/msub&gt;&lt;mo&gt;(&lt;/mo&gt;&lt;msub&gt;&lt;mi&gt;s&lt;/mi&gt;&lt;mi&gt;t&lt;/mi&gt;&lt;/msub&gt;&lt;mo&gt;,&lt;/mo&gt;&lt;mi&gt;a&lt;/mi&gt;&lt;mo&gt;)&lt;/mo&gt;&lt;/mstyle&gt;&lt;/math&gt;&quot;,&quot;origin&quot;:&quot;MathType for Microsoft Add-in&quot;}" title="r subscript t left parenthesis s subscript t comma a right parenthesi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the reward to be obtained for action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 xml:space="preserve">a </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in the current state. If the agent chooses to decline and sample another option, then </w:delText>
        </w:r>
        <w:r w:rsidRPr="00C22C55" w:rsidDel="005F3C78">
          <w:rPr>
            <w:rFonts w:ascii="Calibri" w:hAnsi="Calibri" w:cs="Arial Unicode MS"/>
            <w:noProof/>
            <w:color w:val="000000"/>
            <w:position w:val="-9"/>
            <w:sz w:val="22"/>
            <w:szCs w:val="22"/>
            <w:u w:color="000000"/>
            <w:lang w:eastAsia="en-GB"/>
            <w14:textOutline w14:w="0" w14:cap="flat" w14:cmpd="sng" w14:algn="ctr">
              <w14:noFill/>
              <w14:prstDash w14:val="solid"/>
              <w14:bevel/>
            </w14:textOutline>
          </w:rPr>
          <w:drawing>
            <wp:inline distT="0" distB="0" distL="0" distR="0" wp14:anchorId="2395C45D" wp14:editId="439AE3C6">
              <wp:extent cx="520357" cy="152400"/>
              <wp:effectExtent l="0" t="0" r="0" b="0"/>
              <wp:docPr id="1892239307" name="Picture 1892239307"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C22C55" w:rsidDel="005F3C78">
          <w:rPr>
            <w:rFonts w:ascii="Calibri" w:hAnsi="Calibri" w:cs="Arial Unicode MS"/>
            <w:color w:val="000000"/>
            <w:sz w:val="23"/>
            <w:szCs w:val="23"/>
            <w:u w:color="000000"/>
            <w:lang w:val="en-GB" w:eastAsia="en-GB"/>
            <w14:textOutline w14:w="0" w14:cap="flat" w14:cmpd="sng" w14:algn="ctr">
              <w14:noFill/>
              <w14:prstDash w14:val="solid"/>
              <w14:bevel/>
            </w14:textOutline>
          </w:rPr>
          <w:delText xml:space="preserve"> </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merely equals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C</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the cost to sample. For all ten datasets,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C</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 0 in the ground truth benchmark, as we never extrinsically rewarded or penalised participants for sampling. However, if the agent chooses one of the options, then the </w:delText>
        </w:r>
        <w:r w:rsidRPr="00C22C55" w:rsidDel="005F3C78">
          <w:rPr>
            <w:rFonts w:ascii="Calibri" w:hAnsi="Calibri" w:cs="Arial Unicode MS"/>
            <w:noProof/>
            <w:color w:val="000000"/>
            <w:position w:val="-9"/>
            <w:sz w:val="22"/>
            <w:szCs w:val="22"/>
            <w:u w:color="000000"/>
            <w:lang w:eastAsia="en-GB"/>
            <w14:textOutline w14:w="0" w14:cap="flat" w14:cmpd="sng" w14:algn="ctr">
              <w14:noFill/>
              <w14:prstDash w14:val="solid"/>
              <w14:bevel/>
            </w14:textOutline>
          </w:rPr>
          <w:drawing>
            <wp:inline distT="0" distB="0" distL="0" distR="0" wp14:anchorId="2821016B" wp14:editId="15401B39">
              <wp:extent cx="520357" cy="152400"/>
              <wp:effectExtent l="0" t="0" r="0" b="0"/>
              <wp:docPr id="833642208" name="Picture 833642208"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ath&gt;&quot;,&quot;origin&quot;:&quot;MathType for Microsoft Add-in&quot;}" title="r subscript t left parenthesis s subscript t comma a right parenthesi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357" cy="152400"/>
                      </a:xfrm>
                      <a:prstGeom prst="rect">
                        <a:avLst/>
                      </a:prstGeom>
                    </pic:spPr>
                  </pic:pic>
                </a:graphicData>
              </a:graphic>
            </wp:inline>
          </w:drawing>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term in the above formula instead depends on the function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R</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which maps each option</w:delText>
        </w:r>
        <w:r w:rsidRPr="00C22C55" w:rsidDel="005F3C78">
          <w:rPr>
            <w:rFonts w:ascii="Calibri" w:hAnsi="Calibri" w:cs="Arial Unicode MS"/>
            <w:color w:val="000000"/>
            <w:sz w:val="22"/>
            <w:szCs w:val="22"/>
            <w:u w:color="000000"/>
            <w:rtl/>
            <w:lang w:val="en-GB" w:eastAsia="en-GB"/>
            <w14:textOutline w14:w="0" w14:cap="flat" w14:cmpd="sng" w14:algn="ctr">
              <w14:noFill/>
              <w14:prstDash w14:val="solid"/>
              <w14:bevel/>
            </w14:textOutline>
          </w:rPr>
          <w:delText>’</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s relative rank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h</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onto its reward value. </w:delText>
        </w:r>
      </w:del>
    </w:p>
    <w:p w14:paraId="0D5FA42A" w14:textId="1C43E3AD" w:rsidR="00C22C55" w:rsidRPr="00C22C55" w:rsidDel="005F3C78" w:rsidRDefault="00C22C55">
      <w:pPr>
        <w:spacing w:after="288" w:line="480" w:lineRule="auto"/>
        <w:ind w:firstLine="720"/>
        <w:jc w:val="center"/>
        <w:rPr>
          <w:del w:id="772"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
      <w:del w:id="773" w:author="Furl, Nicholas" w:date="2026-07-02T09:54:00Z" w16du:dateUtc="2026-07-02T08:54:00Z">
        <w:r w:rsidRPr="00C22C55" w:rsidDel="005F3C78">
          <w:rPr>
            <w:rFonts w:ascii="Calibri" w:hAnsi="Calibri" w:cs="Arial Unicode MS"/>
            <w:noProof/>
            <w:color w:val="000000"/>
            <w:position w:val="-20"/>
            <w:sz w:val="22"/>
            <w:szCs w:val="22"/>
            <w:u w:color="000000"/>
            <w:lang w:eastAsia="en-GB"/>
            <w14:textOutline w14:w="0" w14:cap="flat" w14:cmpd="sng" w14:algn="ctr">
              <w14:noFill/>
              <w14:prstDash w14:val="solid"/>
              <w14:bevel/>
            </w14:textOutline>
          </w:rPr>
          <w:drawing>
            <wp:inline distT="0" distB="0" distL="0" distR="0" wp14:anchorId="576119C5" wp14:editId="43268005">
              <wp:extent cx="2575257" cy="345854"/>
              <wp:effectExtent l="0" t="0" r="0" b="0"/>
              <wp:docPr id="186567449" name="Picture 186567449" descr="{&quot;mathml&quot;:&quot;&lt;math xmlns=\&quot;http://www.w3.org/1998/Math/MathML\&quot; style=\&quot;font-family:stix;font-size:16px;\&quot;&gt;&lt;msub&gt;&lt;mi&gt;r&lt;/mi&gt;&lt;mi&gt;t&lt;/mi&gt;&lt;/msub&gt;&lt;mo&gt;(&lt;/mo&gt;&lt;msub&gt;&lt;mi&gt;s&lt;/mi&gt;&lt;mi&gt;t&lt;/mi&gt;&lt;/msub&gt;&lt;mo&gt;,&lt;/mo&gt;&lt;mi&gt;a&lt;/mi&gt;&lt;mo&gt;=&lt;/mo&gt;&lt;mi&gt;t&lt;/mi&gt;&lt;mi&gt;a&lt;/mi&gt;&lt;mi&gt;k&lt;/mi&gt;&lt;mi&gt;e&lt;/mi&gt;&lt;mo&gt;)&lt;/mo&gt;&lt;mo&gt;=&lt;/mo&gt;&lt;munderover&gt;&lt;mo&gt;&amp;#x2211;&lt;/mo&gt;&lt;mrow&gt;&lt;mi&gt;i&lt;/mi&gt;&lt;mo&gt;&amp;#xA0;&lt;/mo&gt;&lt;mo&gt;=&lt;/mo&gt;&lt;mo&gt;&amp;#xA0;&lt;/mo&gt;&lt;mn&gt;1&lt;/mn&gt;&lt;/mrow&gt;&lt;mi&gt;N&lt;/mi&gt;&lt;/munderover&gt;&lt;mi&gt;p&lt;/mi&gt;&lt;mo&gt;(&lt;/mo&gt;&lt;mi&gt;r&lt;/mi&gt;&lt;mi&gt;a&lt;/mi&gt;&lt;mi&gt;n&lt;/mi&gt;&lt;mi&gt;k&lt;/mi&gt;&lt;mo&gt;=&lt;/mo&gt;&lt;mi&gt;i&lt;/mi&gt;&lt;mo&gt;)&lt;/mo&gt;&lt;mo&gt;*&lt;/mo&gt;&lt;mi&gt;R&lt;/mi&gt;&lt;mo&gt;(&lt;/mo&gt;&lt;mi&gt;i&lt;/mi&gt;&lt;mo&gt;+&lt;/mo&gt;&lt;mo&gt;(&lt;/mo&gt;&lt;mi&gt;h&lt;/mi&gt;&lt;mo&gt;-&lt;/mo&gt;&lt;mn&gt;1&lt;/mn&gt;&lt;mo&gt;)&lt;/mo&gt;&lt;mo&gt;)&lt;/mo&gt;&lt;/math&gt;&quot;,&quot;origin&quot;:&quot;MathType for Microsoft Add-in&quot;}" title="r subscript t left parenthesis s subscript t comma a equals t a k e right parenthesis equals sum from i space equals space 1 to N of p left parenthesis r a n k equals i right parenthesis asterisk times R left parenthesis i plus left parenthesis h minus 1 right parenthesis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stix;font-size:16px;\&quot;&gt;&lt;msub&gt;&lt;mi&gt;r&lt;/mi&gt;&lt;mi&gt;t&lt;/mi&gt;&lt;/msub&gt;&lt;mo&gt;(&lt;/mo&gt;&lt;msub&gt;&lt;mi&gt;s&lt;/mi&gt;&lt;mi&gt;t&lt;/mi&gt;&lt;/msub&gt;&lt;mo&gt;,&lt;/mo&gt;&lt;mi&gt;a&lt;/mi&gt;&lt;mo&gt;=&lt;/mo&gt;&lt;mi&gt;t&lt;/mi&gt;&lt;mi&gt;a&lt;/mi&gt;&lt;mi&gt;k&lt;/mi&gt;&lt;mi&gt;e&lt;/mi&gt;&lt;mo&gt;)&lt;/mo&gt;&lt;mo&gt;=&lt;/mo&gt;&lt;munderover&gt;&lt;mo&gt;&amp;#x2211;&lt;/mo&gt;&lt;mrow&gt;&lt;mi&gt;i&lt;/mi&gt;&lt;mo&gt;&amp;#xA0;&lt;/mo&gt;&lt;mo&gt;=&lt;/mo&gt;&lt;mo&gt;&amp;#xA0;&lt;/mo&gt;&lt;mn&gt;1&lt;/mn&gt;&lt;/mrow&gt;&lt;mi&gt;N&lt;/mi&gt;&lt;/munderover&gt;&lt;mi&gt;p&lt;/mi&gt;&lt;mo&gt;(&lt;/mo&gt;&lt;mi&gt;r&lt;/mi&gt;&lt;mi&gt;a&lt;/mi&gt;&lt;mi&gt;n&lt;/mi&gt;&lt;mi&gt;k&lt;/mi&gt;&lt;mo&gt;=&lt;/mo&gt;&lt;mi&gt;i&lt;/mi&gt;&lt;mo&gt;)&lt;/mo&gt;&lt;mo&gt;*&lt;/mo&gt;&lt;mi&gt;R&lt;/mi&gt;&lt;mo&gt;(&lt;/mo&gt;&lt;mi&gt;i&lt;/mi&gt;&lt;mo&gt;+&lt;/mo&gt;&lt;mo&gt;(&lt;/mo&gt;&lt;mi&gt;h&lt;/mi&gt;&lt;mo&gt;-&lt;/mo&gt;&lt;mn&gt;1&lt;/mn&gt;&lt;mo&gt;)&lt;/mo&gt;&lt;mo&gt;)&lt;/mo&gt;&lt;/math&gt;&quot;,&quot;origin&quot;:&quot;MathType for Microsoft Add-in&quot;}" title="r subscript t left parenthesis s subscript t comma a equals t a k e right parenthesis equals sum from i space equals space 1 to N of p left parenthesis r a n k equals i right parenthesis asterisk times R left parenthesis i plus left parenthesis h minus 1 right parenthesis right parenthesi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75257" cy="345854"/>
                      </a:xfrm>
                      <a:prstGeom prst="rect">
                        <a:avLst/>
                      </a:prstGeom>
                    </pic:spPr>
                  </pic:pic>
                </a:graphicData>
              </a:graphic>
            </wp:inline>
          </w:drawing>
        </w:r>
      </w:del>
    </w:p>
    <w:p w14:paraId="2929A026" w14:textId="7A636A81" w:rsidR="00C22C55" w:rsidRPr="00C22C55" w:rsidDel="005F3C78" w:rsidRDefault="00C22C55">
      <w:pPr>
        <w:spacing w:after="288" w:line="480" w:lineRule="auto"/>
        <w:ind w:firstLine="720"/>
        <w:rPr>
          <w:del w:id="774"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Change w:id="775" w:author="Furl, Nicholas" w:date="2026-07-02T12:38:00Z" w16du:dateUtc="2026-07-02T11:38:00Z">
          <w:pPr>
            <w:spacing w:after="288" w:line="480" w:lineRule="auto"/>
          </w:pPr>
        </w:pPrChange>
      </w:pPr>
      <w:del w:id="776" w:author="Furl, Nicholas" w:date="2026-07-02T09:54:00Z" w16du:dateUtc="2026-07-02T08:54:00Z">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As participants were instructed to choose the best options they could, the ground truth benchmark</w:delText>
        </w:r>
        <w:r w:rsidRPr="00C22C55" w:rsidDel="005F3C78">
          <w:rPr>
            <w:rFonts w:ascii="Calibri" w:hAnsi="Calibri" w:cs="Arial Unicode MS"/>
            <w:color w:val="000000"/>
            <w:sz w:val="22"/>
            <w:szCs w:val="22"/>
            <w:u w:color="000000"/>
            <w:rtl/>
            <w:lang w:val="en-GB" w:eastAsia="en-GB"/>
            <w14:textOutline w14:w="0" w14:cap="flat" w14:cmpd="sng" w14:algn="ctr">
              <w14:noFill/>
              <w14:prstDash w14:val="solid"/>
              <w14:bevel/>
            </w14:textOutline>
          </w:rPr>
          <w:delText>’</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s choices were always rewarded according to the value of the chosen option (i.e., the average rating that participant gave to the chosen value). </w:delText>
        </w:r>
      </w:del>
    </w:p>
    <w:p w14:paraId="3CF190D2" w14:textId="03C3677E" w:rsidR="00C22C55" w:rsidRPr="00C22C55" w:rsidDel="005F3C78" w:rsidRDefault="00C22C55">
      <w:pPr>
        <w:spacing w:after="288" w:line="480" w:lineRule="auto"/>
        <w:ind w:firstLine="720"/>
        <w:rPr>
          <w:del w:id="777" w:author="Furl, Nicholas" w:date="2026-07-02T09:54:00Z" w16du:dateUtc="2026-07-02T08:54:00Z"/>
          <w:rFonts w:ascii="Calibri" w:hAnsi="Calibri" w:cs="Arial Unicode MS"/>
          <w:color w:val="000000"/>
          <w:sz w:val="22"/>
          <w:szCs w:val="22"/>
          <w:u w:color="000000"/>
          <w:lang w:val="en-GB" w:eastAsia="en-GB"/>
          <w14:textOutline w14:w="0" w14:cap="flat" w14:cmpd="sng" w14:algn="ctr">
            <w14:noFill/>
            <w14:prstDash w14:val="solid"/>
            <w14:bevel/>
          </w14:textOutline>
        </w:rPr>
      </w:pPr>
      <w:del w:id="778" w:author="Furl, Nicholas" w:date="2026-07-02T09:54:00Z" w16du:dateUtc="2026-07-02T08:54:00Z">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The ground truth benchmark</w:delText>
        </w:r>
        <w:r w:rsidRPr="00C22C55" w:rsidDel="005F3C78">
          <w:rPr>
            <w:rFonts w:ascii="Calibri" w:hAnsi="Calibri" w:cs="Arial Unicode MS"/>
            <w:color w:val="000000"/>
            <w:sz w:val="22"/>
            <w:szCs w:val="22"/>
            <w:u w:color="000000"/>
            <w:rtl/>
            <w:lang w:val="en-GB" w:eastAsia="en-GB"/>
            <w14:textOutline w14:w="0" w14:cap="flat" w14:cmpd="sng" w14:algn="ctr">
              <w14:noFill/>
              <w14:prstDash w14:val="solid"/>
              <w14:bevel/>
            </w14:textOutline>
          </w:rPr>
          <w:delText>’</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s generating distribution, before any options are sampled, is assigned a prior mean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μ</w:delText>
        </w:r>
        <w:r w:rsidRPr="00C22C55" w:rsidDel="005F3C78">
          <w:rPr>
            <w:rFonts w:ascii="Calibri" w:hAnsi="Calibri" w:cs="Arial Unicode MS"/>
            <w:i/>
            <w:iCs/>
            <w:color w:val="000000"/>
            <w:sz w:val="22"/>
            <w:szCs w:val="22"/>
            <w:u w:color="000000"/>
            <w:vertAlign w:val="subscript"/>
            <w:lang w:val="en-GB" w:eastAsia="en-GB"/>
            <w14:textOutline w14:w="0" w14:cap="flat" w14:cmpd="sng" w14:algn="ctr">
              <w14:noFill/>
              <w14:prstDash w14:val="solid"/>
              <w14:bevel/>
            </w14:textOutline>
          </w:rPr>
          <w:delText>0</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degrees of freedom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κ</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for that prior mean, a prior variance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σ</w:delText>
        </w:r>
        <w:r w:rsidRPr="00C22C55" w:rsidDel="005F3C78">
          <w:rPr>
            <w:rFonts w:ascii="Calibri" w:hAnsi="Calibri" w:cs="Arial Unicode MS"/>
            <w:color w:val="000000"/>
            <w:sz w:val="22"/>
            <w:szCs w:val="22"/>
            <w:u w:color="000000"/>
            <w:vertAlign w:val="superscript"/>
            <w:lang w:val="en-GB" w:eastAsia="en-GB"/>
            <w14:textOutline w14:w="0" w14:cap="flat" w14:cmpd="sng" w14:algn="ctr">
              <w14:noFill/>
              <w14:prstDash w14:val="solid"/>
              <w14:bevel/>
            </w14:textOutline>
          </w:rPr>
          <w:delText>2</w:delText>
        </w:r>
        <w:r w:rsidRPr="00C22C55" w:rsidDel="005F3C78">
          <w:rPr>
            <w:rFonts w:ascii="Calibri" w:hAnsi="Calibri" w:cs="Arial Unicode MS"/>
            <w:color w:val="000000"/>
            <w:sz w:val="22"/>
            <w:szCs w:val="22"/>
            <w:u w:color="000000"/>
            <w:vertAlign w:val="subscript"/>
            <w:lang w:val="en-GB" w:eastAsia="en-GB"/>
            <w14:textOutline w14:w="0" w14:cap="flat" w14:cmpd="sng" w14:algn="ctr">
              <w14:noFill/>
              <w14:prstDash w14:val="solid"/>
              <w14:bevel/>
            </w14:textOutline>
          </w:rPr>
          <w:delText>0</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and degrees of freedom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ν</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for that prior variance.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μ</w:delText>
        </w:r>
        <w:r w:rsidRPr="00C22C55" w:rsidDel="005F3C78">
          <w:rPr>
            <w:rFonts w:ascii="Calibri" w:hAnsi="Calibri" w:cs="Arial Unicode MS"/>
            <w:i/>
            <w:iCs/>
            <w:color w:val="000000"/>
            <w:sz w:val="22"/>
            <w:szCs w:val="22"/>
            <w:u w:color="000000"/>
            <w:vertAlign w:val="subscript"/>
            <w:lang w:val="en-GB" w:eastAsia="en-GB"/>
            <w14:textOutline w14:w="0" w14:cap="flat" w14:cmpd="sng" w14:algn="ctr">
              <w14:noFill/>
              <w14:prstDash w14:val="solid"/>
              <w14:bevel/>
            </w14:textOutline>
          </w:rPr>
          <w:delText>0</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and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σ</w:delText>
        </w:r>
        <w:r w:rsidRPr="00C22C55" w:rsidDel="005F3C78">
          <w:rPr>
            <w:rFonts w:ascii="Calibri" w:hAnsi="Calibri" w:cs="Arial Unicode MS"/>
            <w:color w:val="000000"/>
            <w:sz w:val="22"/>
            <w:szCs w:val="22"/>
            <w:u w:color="000000"/>
            <w:vertAlign w:val="superscript"/>
            <w:lang w:val="en-GB" w:eastAsia="en-GB"/>
            <w14:textOutline w14:w="0" w14:cap="flat" w14:cmpd="sng" w14:algn="ctr">
              <w14:noFill/>
              <w14:prstDash w14:val="solid"/>
              <w14:bevel/>
            </w14:textOutline>
          </w:rPr>
          <w:delText>2</w:delText>
        </w:r>
        <w:r w:rsidRPr="00C22C55" w:rsidDel="005F3C78">
          <w:rPr>
            <w:rFonts w:ascii="Calibri" w:hAnsi="Calibri" w:cs="Arial Unicode MS"/>
            <w:color w:val="000000"/>
            <w:sz w:val="22"/>
            <w:szCs w:val="22"/>
            <w:u w:color="000000"/>
            <w:vertAlign w:val="subscript"/>
            <w:lang w:val="en-GB" w:eastAsia="en-GB"/>
            <w14:textOutline w14:w="0" w14:cap="flat" w14:cmpd="sng" w14:algn="ctr">
              <w14:noFill/>
              <w14:prstDash w14:val="solid"/>
              <w14:bevel/>
            </w14:textOutline>
          </w:rPr>
          <w:delText xml:space="preserve">0 </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were fixed to the mean and variance of the phase 1 rating distribution. The ground truth benchmark then uses Bayes rule to update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μ</w:delText>
        </w:r>
        <w:r w:rsidRPr="00C22C55" w:rsidDel="005F3C78">
          <w:rPr>
            <w:rFonts w:ascii="Calibri" w:hAnsi="Calibri" w:cs="Arial Unicode MS"/>
            <w:i/>
            <w:iCs/>
            <w:color w:val="000000"/>
            <w:sz w:val="22"/>
            <w:szCs w:val="22"/>
            <w:u w:color="000000"/>
            <w:vertAlign w:val="subscript"/>
            <w:lang w:val="en-GB" w:eastAsia="en-GB"/>
            <w14:textOutline w14:w="0" w14:cap="flat" w14:cmpd="sng" w14:algn="ctr">
              <w14:noFill/>
              <w14:prstDash w14:val="solid"/>
              <w14:bevel/>
            </w14:textOutline>
          </w:rPr>
          <w:delText>0</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and </w:delText>
        </w:r>
        <w:r w:rsidRPr="00C22C55" w:rsidDel="005F3C78">
          <w:rPr>
            <w:rFonts w:ascii="Calibri" w:hAnsi="Calibri" w:cs="Arial Unicode MS"/>
            <w:i/>
            <w:iCs/>
            <w:color w:val="000000"/>
            <w:sz w:val="22"/>
            <w:szCs w:val="22"/>
            <w:u w:color="000000"/>
            <w:lang w:val="en-GB" w:eastAsia="en-GB"/>
            <w14:textOutline w14:w="0" w14:cap="flat" w14:cmpd="sng" w14:algn="ctr">
              <w14:noFill/>
              <w14:prstDash w14:val="solid"/>
              <w14:bevel/>
            </w14:textOutline>
          </w:rPr>
          <w:delText>σ</w:delText>
        </w:r>
        <w:r w:rsidRPr="00C22C55" w:rsidDel="005F3C78">
          <w:rPr>
            <w:rFonts w:ascii="Calibri" w:hAnsi="Calibri" w:cs="Arial Unicode MS"/>
            <w:color w:val="000000"/>
            <w:sz w:val="22"/>
            <w:szCs w:val="22"/>
            <w:u w:color="000000"/>
            <w:vertAlign w:val="superscript"/>
            <w:lang w:val="en-GB" w:eastAsia="en-GB"/>
            <w14:textOutline w14:w="0" w14:cap="flat" w14:cmpd="sng" w14:algn="ctr">
              <w14:noFill/>
              <w14:prstDash w14:val="solid"/>
              <w14:bevel/>
            </w14:textOutline>
          </w:rPr>
          <w:delText>2</w:delText>
        </w:r>
        <w:r w:rsidRPr="00C22C55" w:rsidDel="005F3C78">
          <w:rPr>
            <w:rFonts w:ascii="Calibri" w:hAnsi="Calibri" w:cs="Arial Unicode MS"/>
            <w:color w:val="000000"/>
            <w:sz w:val="22"/>
            <w:szCs w:val="22"/>
            <w:u w:color="000000"/>
            <w:vertAlign w:val="subscript"/>
            <w:lang w:val="en-GB" w:eastAsia="en-GB"/>
            <w14:textOutline w14:w="0" w14:cap="flat" w14:cmpd="sng" w14:algn="ctr">
              <w14:noFill/>
              <w14:prstDash w14:val="solid"/>
              <w14:bevel/>
            </w14:textOutline>
          </w:rPr>
          <w:delText>0</w:delText>
        </w:r>
        <w:r w:rsidRPr="00C22C55" w:rsidDel="005F3C78">
          <w:rPr>
            <w:rFonts w:ascii="Calibri" w:hAnsi="Calibri" w:cs="Arial Unicode MS"/>
            <w:color w:val="000000"/>
            <w:sz w:val="22"/>
            <w:szCs w:val="22"/>
            <w:u w:color="000000"/>
            <w:lang w:val="en-GB" w:eastAsia="en-GB"/>
            <w14:textOutline w14:w="0" w14:cap="flat" w14:cmpd="sng" w14:algn="ctr">
              <w14:noFill/>
              <w14:prstDash w14:val="solid"/>
              <w14:bevel/>
            </w14:textOutline>
          </w:rPr>
          <w:delText xml:space="preserve"> upon experiencing each new option value in each sequence. </w:delText>
        </w:r>
      </w:del>
    </w:p>
    <w:p w14:paraId="1E0467FF" w14:textId="639B6DA2" w:rsidR="00F7085F" w:rsidRPr="00C23312" w:rsidDel="000E4638" w:rsidRDefault="00000000">
      <w:pPr>
        <w:pStyle w:val="BodyA"/>
        <w:spacing w:after="288" w:line="480" w:lineRule="auto"/>
        <w:ind w:firstLine="720"/>
        <w:rPr>
          <w:del w:id="779" w:author="Furl, Nicholas" w:date="2026-07-02T12:21:00Z" w16du:dateUtc="2026-07-02T11:21:00Z"/>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Change w:id="780" w:author="Furl, Nicholas" w:date="2026-07-02T12:38:00Z" w16du:dateUtc="2026-07-02T11:38:00Z">
          <w:pPr>
            <w:pStyle w:val="BodyA"/>
            <w:spacing w:after="288" w:line="480" w:lineRule="auto"/>
          </w:pPr>
        </w:pPrChange>
      </w:pPr>
      <w:del w:id="781" w:author="Furl, Nicholas" w:date="2026-07-02T12:21:00Z" w16du:dateUtc="2026-07-02T11:21:00Z">
        <w:r w:rsidRPr="00C23312" w:rsidDel="000E4638">
          <w:rPr>
            <w:rStyle w:val="None"/>
            <w:lang w:val="en-GB"/>
          </w:rPr>
          <w:delText>Fitted models</w:delText>
        </w:r>
      </w:del>
    </w:p>
    <w:p w14:paraId="2A1654E4" w14:textId="20DEE7EC" w:rsidR="00F7085F" w:rsidRPr="00C23312" w:rsidDel="00812CF9" w:rsidRDefault="00000000">
      <w:pPr>
        <w:pStyle w:val="BodyA"/>
        <w:spacing w:after="288" w:line="480" w:lineRule="auto"/>
        <w:ind w:firstLine="720"/>
        <w:rPr>
          <w:del w:id="782" w:author="Furl, Nicholas" w:date="2026-07-02T12:46:00Z" w16du:dateUtc="2026-07-02T11:46:00Z"/>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Change w:id="783" w:author="Furl, Nicholas" w:date="2026-07-02T12:38:00Z" w16du:dateUtc="2026-07-02T11:38:00Z">
          <w:pPr>
            <w:pStyle w:val="BodyA"/>
            <w:spacing w:after="288" w:line="480" w:lineRule="auto"/>
          </w:pPr>
        </w:pPrChange>
      </w:pPr>
      <w:del w:id="784" w:author="Furl, Nicholas" w:date="2026-07-02T12:21:00Z" w16du:dateUtc="2026-07-02T11:21:00Z">
        <w:r w:rsidRPr="00C23312" w:rsidDel="000E4638">
          <w:rPr>
            <w:rStyle w:val="None"/>
            <w:lang w:val="en-GB"/>
          </w:rPr>
          <w:tab/>
        </w:r>
      </w:del>
      <w:del w:id="785" w:author="Furl, Nicholas" w:date="2026-07-02T12:19:00Z" w16du:dateUtc="2026-07-02T11:19:00Z">
        <w:r w:rsidRPr="00C23312" w:rsidDel="005245D9">
          <w:rPr>
            <w:rStyle w:val="None"/>
            <w:lang w:val="en-GB"/>
          </w:rPr>
          <w:delText xml:space="preserve">A theoretically motivated and psychologically interpretable free parameter was fit for each model. </w:delText>
        </w:r>
      </w:del>
      <w:moveFromRangeStart w:id="786" w:author="Furl, Nicholas" w:date="2026-07-02T12:21:00Z" w:name="move233887325"/>
      <w:moveFrom w:id="787" w:author="Furl, Nicholas" w:date="2026-07-02T12:21:00Z" w16du:dateUtc="2026-07-02T11:21:00Z">
        <w:r w:rsidRPr="00C23312" w:rsidDel="000E4638">
          <w:rPr>
            <w:rStyle w:val="None"/>
            <w:lang w:val="en-GB"/>
          </w:rPr>
          <w:t>For the cut off model, we fit the cut off value, initialising it to the optimal cut off value for the optimal solution and, during fitting, bounded its possible values to be between two (to allow for a learning period of at least one option) and seven (to allow at least one option beyond the learning period to be available for choice). The optimal cut off (and initial value) is the sequence position 1/</w:t>
        </w:r>
        <w:r w:rsidRPr="00C23312" w:rsidDel="000E4638">
          <w:rPr>
            <w:rStyle w:val="None"/>
            <w:i/>
            <w:iCs/>
            <w:lang w:val="en-GB"/>
          </w:rPr>
          <w:t>e</w:t>
        </w:r>
        <w:r w:rsidRPr="00C23312" w:rsidDel="000E4638">
          <w:rPr>
            <w:rStyle w:val="None"/>
            <w:lang w:val="en-GB"/>
          </w:rPr>
          <w:t xml:space="preserve"> ≈ 37% through the sequence, which approximates sequence position 3 for our 8 option sequences. </w:t>
        </w:r>
      </w:moveFrom>
      <w:moveFromRangeStart w:id="788" w:author="Furl, Nicholas" w:date="2026-07-02T12:10:00Z" w:name="move233886664"/>
      <w:moveFromRangeEnd w:id="786"/>
      <w:moveFrom w:id="789" w:author="Furl, Nicholas" w:date="2026-07-02T12:10:00Z" w16du:dateUtc="2026-07-02T11:10:00Z">
        <w:del w:id="790" w:author="Furl, Nicholas" w:date="2026-07-02T12:20:00Z" w16du:dateUtc="2026-07-02T11:20:00Z">
          <w:r w:rsidRPr="00C23312" w:rsidDel="00306664">
            <w:rPr>
              <w:rStyle w:val="None"/>
              <w:lang w:val="en-GB"/>
            </w:rPr>
            <w:delText>For the cost to sample model, we fitted the free cost to sample parameter, initialised it to its ground truth value 0 and bounded it between -100 and 100.</w:delText>
          </w:r>
          <w:r w:rsidR="0082705A" w:rsidDel="00306664">
            <w:rPr>
              <w:rStyle w:val="None"/>
              <w:lang w:val="en-GB"/>
            </w:rPr>
            <w:delText xml:space="preserve"> Negative values suppress sampling while positive values extend sampling.</w:delText>
          </w:r>
          <w:r w:rsidRPr="00C23312" w:rsidDel="00306664">
            <w:rPr>
              <w:rStyle w:val="None"/>
              <w:lang w:val="en-GB"/>
            </w:rPr>
            <w:delText xml:space="preserve"> To maintain continuity with the more traditional use of “cost to sample” as the name of this model quantity (e.g., Costa &amp; Averbeck, 2015), we will retain our previously-used name “cost to sample model” (van de Wouw et al., 2024), even though “reward to sample” might appear to be more apt a description, as this model would explain long searches in terms of sampling being intrinsically rewarding. </w:delText>
          </w:r>
        </w:del>
      </w:moveFrom>
      <w:moveFromRangeEnd w:id="788"/>
      <w:del w:id="791" w:author="Furl, Nicholas" w:date="2026-07-02T12:20:00Z" w16du:dateUtc="2026-07-02T11:20:00Z">
        <w:r w:rsidRPr="00C23312" w:rsidDel="00306664">
          <w:rPr>
            <w:rStyle w:val="None"/>
            <w:lang w:val="en-GB"/>
          </w:rPr>
          <w:delText xml:space="preserve">For the biased prior model, we fit a constant added to the prior mean </w:delText>
        </w:r>
        <w:r w:rsidRPr="00C23312" w:rsidDel="00306664">
          <w:rPr>
            <w:rStyle w:val="None"/>
            <w:i/>
            <w:iCs/>
            <w:lang w:val="en-GB"/>
          </w:rPr>
          <w:delText>μ</w:delText>
        </w:r>
        <w:r w:rsidRPr="00C23312" w:rsidDel="00306664">
          <w:rPr>
            <w:rStyle w:val="None"/>
            <w:i/>
            <w:iCs/>
            <w:vertAlign w:val="subscript"/>
            <w:lang w:val="en-GB"/>
          </w:rPr>
          <w:delText>0</w:delText>
        </w:r>
        <w:r w:rsidRPr="00C23312" w:rsidDel="00306664">
          <w:rPr>
            <w:rStyle w:val="None"/>
            <w:lang w:val="en-GB"/>
          </w:rPr>
          <w:delText xml:space="preserve">, initialising this constant to its ground truth value of 0 and bounded it between -100 and 100. </w:delText>
        </w:r>
      </w:del>
      <w:moveFromRangeStart w:id="792" w:author="Furl, Nicholas" w:date="2026-07-02T12:34:00Z" w:name="move233888063"/>
      <w:moveFrom w:id="793" w:author="Furl, Nicholas" w:date="2026-07-02T12:34:00Z" w16du:dateUtc="2026-07-02T11:34:00Z">
        <w:r w:rsidRPr="00C23312" w:rsidDel="009456C9">
          <w:rPr>
            <w:rStyle w:val="None"/>
            <w:lang w:val="en-GB"/>
          </w:rPr>
          <w:t xml:space="preserve">All models additionally included the Softmax inverse temperature parameter </w:t>
        </w:r>
        <w:r w:rsidRPr="00C23312" w:rsidDel="009456C9">
          <w:rPr>
            <w:rStyle w:val="None"/>
            <w:i/>
            <w:iCs/>
            <w:lang w:val="en-GB"/>
          </w:rPr>
          <w:t>β</w:t>
        </w:r>
        <w:r w:rsidRPr="00C23312" w:rsidDel="009456C9">
          <w:rPr>
            <w:rStyle w:val="None"/>
            <w:lang w:val="en-GB"/>
          </w:rPr>
          <w:t xml:space="preserve"> as a free parameter. </w:t>
        </w:r>
      </w:moveFrom>
      <w:moveFromRangeEnd w:id="792"/>
      <w:del w:id="794" w:author="Furl, Nicholas" w:date="2026-07-02T12:34:00Z" w16du:dateUtc="2026-07-02T11:34:00Z">
        <w:r w:rsidRPr="00C23312" w:rsidDel="009456C9">
          <w:rPr>
            <w:rStyle w:val="None"/>
            <w:lang w:val="en-GB"/>
          </w:rPr>
          <w:delText xml:space="preserve">During fitting, </w:delText>
        </w:r>
        <w:r w:rsidRPr="00C23312" w:rsidDel="009456C9">
          <w:rPr>
            <w:rStyle w:val="None"/>
            <w:i/>
            <w:iCs/>
            <w:lang w:val="en-GB"/>
          </w:rPr>
          <w:delText>β</w:delText>
        </w:r>
        <w:r w:rsidRPr="00C23312" w:rsidDel="009456C9">
          <w:rPr>
            <w:rStyle w:val="None"/>
            <w:lang w:val="en-GB"/>
          </w:rPr>
          <w:delText xml:space="preserve"> had an initial value of 1 and was bounded between 0 and 100. Quality of model fit, in the form of the negative log likelihood, summed over each participants’</w:delText>
        </w:r>
        <w:r w:rsidRPr="00C23312" w:rsidDel="009456C9">
          <w:rPr>
            <w:rStyle w:val="None"/>
            <w:rFonts w:ascii="Arial Unicode MS" w:hAnsi="Arial Unicode MS"/>
            <w:rtl/>
            <w:lang w:val="en-GB"/>
          </w:rPr>
          <w:delText xml:space="preserve"> </w:delText>
        </w:r>
        <w:r w:rsidRPr="00C23312" w:rsidDel="009456C9">
          <w:rPr>
            <w:rStyle w:val="None"/>
            <w:lang w:val="en-GB"/>
          </w:rPr>
          <w:delText xml:space="preserve">choices, was derived </w:delText>
        </w:r>
      </w:del>
      <w:del w:id="795" w:author="Furl, Nicholas" w:date="2026-07-02T12:36:00Z" w16du:dateUtc="2026-07-02T11:36:00Z">
        <w:r w:rsidRPr="00C23312" w:rsidDel="009456C9">
          <w:rPr>
            <w:rStyle w:val="None"/>
            <w:lang w:val="en-GB"/>
          </w:rPr>
          <w:delText xml:space="preserve">using probabilities computed from action values passed through the Softmax function. </w:delText>
        </w:r>
      </w:del>
      <w:r w:rsidRPr="00C23312">
        <w:rPr>
          <w:rStyle w:val="None"/>
          <w:lang w:val="en-GB"/>
        </w:rPr>
        <w:t xml:space="preserve">We used </w:t>
      </w:r>
      <w:proofErr w:type="spellStart"/>
      <w:r w:rsidRPr="00C23312">
        <w:rPr>
          <w:rStyle w:val="None"/>
          <w:lang w:val="en-GB"/>
        </w:rPr>
        <w:t>fminsearchbnd.m</w:t>
      </w:r>
      <w:proofErr w:type="spellEnd"/>
      <w:r w:rsidRPr="00C23312">
        <w:rPr>
          <w:rStyle w:val="None"/>
          <w:lang w:val="en-GB"/>
        </w:rPr>
        <w:t xml:space="preserve"> in MATLAB (</w:t>
      </w:r>
      <w:proofErr w:type="spellStart"/>
      <w:r w:rsidRPr="00C23312">
        <w:rPr>
          <w:rStyle w:val="None"/>
          <w:lang w:val="en-GB"/>
        </w:rPr>
        <w:t>Mathworks</w:t>
      </w:r>
      <w:proofErr w:type="spellEnd"/>
      <w:r w:rsidRPr="00C23312">
        <w:rPr>
          <w:rStyle w:val="None"/>
          <w:lang w:val="en-GB"/>
        </w:rPr>
        <w:t xml:space="preserve">, Natick MA) </w:t>
      </w:r>
      <w:ins w:id="796" w:author="Furl, Nicholas" w:date="2026-07-02T12:37:00Z" w16du:dateUtc="2026-07-02T11:37:00Z">
        <w:r w:rsidR="009456C9">
          <w:rPr>
            <w:rStyle w:val="None"/>
            <w:lang w:val="en-GB"/>
          </w:rPr>
          <w:t>to search for parameter values based on the initial values and bounds given for each model above</w:t>
        </w:r>
      </w:ins>
      <w:del w:id="797" w:author="Furl, Nicholas" w:date="2026-07-02T12:37:00Z" w16du:dateUtc="2026-07-02T11:37:00Z">
        <w:r w:rsidRPr="00C23312" w:rsidDel="009456C9">
          <w:rPr>
            <w:rStyle w:val="None"/>
            <w:lang w:val="en-GB"/>
          </w:rPr>
          <w:delText>for fitting</w:delText>
        </w:r>
      </w:del>
      <w:r w:rsidRPr="00C23312">
        <w:rPr>
          <w:rStyle w:val="None"/>
          <w:lang w:val="en-GB"/>
        </w:rPr>
        <w:t xml:space="preserve">. Parameter and model recovery </w:t>
      </w:r>
      <w:del w:id="798" w:author="Furl, Nicholas" w:date="2026-07-02T15:29:00Z" w16du:dateUtc="2026-07-02T14:29:00Z">
        <w:r w:rsidRPr="00C23312" w:rsidDel="00231B13">
          <w:rPr>
            <w:rStyle w:val="None"/>
            <w:lang w:val="en-GB"/>
          </w:rPr>
          <w:delText xml:space="preserve">is </w:delText>
        </w:r>
      </w:del>
      <w:ins w:id="799" w:author="Furl, Nicholas" w:date="2026-07-02T15:29:00Z" w16du:dateUtc="2026-07-02T14:29:00Z">
        <w:r w:rsidR="00231B13">
          <w:rPr>
            <w:rStyle w:val="None"/>
            <w:lang w:val="en-GB"/>
          </w:rPr>
          <w:t>are</w:t>
        </w:r>
        <w:r w:rsidR="00231B13" w:rsidRPr="00C23312">
          <w:rPr>
            <w:rStyle w:val="None"/>
            <w:lang w:val="en-GB"/>
          </w:rPr>
          <w:t xml:space="preserve"> </w:t>
        </w:r>
      </w:ins>
      <w:r w:rsidRPr="00C23312">
        <w:rPr>
          <w:rStyle w:val="None"/>
          <w:lang w:val="en-GB"/>
        </w:rPr>
        <w:t xml:space="preserve">reported in the Supplementary Materials and Figures S1-S4. We computed two metrics for purposes of model comparison. First, we submitted individual participant Bayesian information criterion (BIC) values to Bayesian </w:t>
      </w:r>
      <w:r w:rsidRPr="00C23312">
        <w:rPr>
          <w:rStyle w:val="None"/>
          <w:i/>
          <w:iCs/>
          <w:lang w:val="en-GB"/>
        </w:rPr>
        <w:t>t</w:t>
      </w:r>
      <w:r w:rsidRPr="00C23312">
        <w:rPr>
          <w:rStyle w:val="None"/>
          <w:lang w:val="en-GB"/>
        </w:rPr>
        <w:t xml:space="preserve">-tests (computing as described above for sampling rate comparisons), which involves computing Bayes factors </w:t>
      </w:r>
      <w:r w:rsidRPr="00C23312">
        <w:rPr>
          <w:rStyle w:val="None"/>
          <w:i/>
          <w:iCs/>
          <w:lang w:val="en-GB"/>
        </w:rPr>
        <w:t>BF</w:t>
      </w:r>
      <w:r w:rsidRPr="00C23312">
        <w:rPr>
          <w:rStyle w:val="None"/>
          <w:i/>
          <w:iCs/>
          <w:vertAlign w:val="subscript"/>
          <w:lang w:val="en-GB"/>
        </w:rPr>
        <w:t>10</w:t>
      </w:r>
      <w:r w:rsidRPr="00C23312">
        <w:rPr>
          <w:rStyle w:val="None"/>
          <w:lang w:val="en-GB"/>
        </w:rPr>
        <w:t xml:space="preserve">, to test for mean differences in BIC between pairs of models. Second, we determined which model had the best BIC for the most participants. </w:t>
      </w:r>
      <w:ins w:id="800" w:author="Furl, Nicholas" w:date="2026-07-02T15:30:00Z" w16du:dateUtc="2026-07-02T14:30:00Z">
        <w:r w:rsidR="00A9345C">
          <w:rPr>
            <w:rStyle w:val="None"/>
            <w:lang w:val="en-GB"/>
          </w:rPr>
          <w:t xml:space="preserve">Supplementary Materials report random effects model comparison metrics. </w:t>
        </w:r>
      </w:ins>
    </w:p>
    <w:p w14:paraId="4C72884B" w14:textId="56E3216F" w:rsidR="00677A4F" w:rsidRPr="00C23312" w:rsidRDefault="00677A4F">
      <w:pPr>
        <w:pStyle w:val="BodyA"/>
        <w:spacing w:after="288" w:line="480" w:lineRule="auto"/>
        <w:ind w:firstLine="720"/>
        <w:rPr>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Change w:id="801" w:author="Furl, Nicholas" w:date="2026-07-02T12:46:00Z" w16du:dateUtc="2026-07-02T11:46:00Z">
          <w:pPr>
            <w:pStyle w:val="BodyA"/>
            <w:spacing w:after="288" w:line="480" w:lineRule="auto"/>
          </w:pPr>
        </w:pPrChange>
      </w:pPr>
      <w:r>
        <w:rPr>
          <w:rStyle w:val="None"/>
          <w:lang w:val="en-GB"/>
        </w:rPr>
        <w:t xml:space="preserve">Data, analysis and computational modelling code are available at </w:t>
      </w:r>
      <w:r>
        <w:fldChar w:fldCharType="begin"/>
      </w:r>
      <w:r>
        <w:instrText>HYPERLINK "https://github.com/nicholasfurl/Model_fitting_imageTasks"</w:instrText>
      </w:r>
      <w:r>
        <w:fldChar w:fldCharType="separate"/>
      </w:r>
      <w:r w:rsidRPr="00472C07">
        <w:rPr>
          <w:rStyle w:val="Hyperlink"/>
          <w:lang w:val="en-GB"/>
        </w:rPr>
        <w:t>https://github.com/nicholasfurl/Model_fitting_imageTasks</w:t>
      </w:r>
      <w:r>
        <w:fldChar w:fldCharType="end"/>
      </w:r>
      <w:r>
        <w:rPr>
          <w:rStyle w:val="Hyperlink0"/>
          <w:lang w:val="en-GB"/>
        </w:rPr>
        <w:t>.</w:t>
      </w:r>
    </w:p>
    <w:p w14:paraId="35C36B99" w14:textId="77777777" w:rsidR="00F7085F" w:rsidRPr="00C23312" w:rsidRDefault="00000000">
      <w:pPr>
        <w:pStyle w:val="BodyA"/>
        <w:spacing w:after="288" w:line="480" w:lineRule="auto"/>
        <w:rPr>
          <w:lang w:val="en-GB"/>
        </w:rPr>
      </w:pPr>
      <w:r w:rsidRPr="00C23312">
        <w:rPr>
          <w:rStyle w:val="None"/>
          <w:rFonts w:ascii="Arial Unicode MS" w:eastAsia="Arial Unicode MS" w:hAnsi="Arial Unicode MS" w:cs="Arial Unicode MS"/>
          <w:lang w:val="en-GB"/>
        </w:rPr>
        <w:br w:type="page"/>
      </w:r>
    </w:p>
    <w:p w14:paraId="25038BF9" w14:textId="77777777" w:rsidR="00F7085F" w:rsidRPr="00C23312" w:rsidRDefault="00000000">
      <w:pPr>
        <w:pStyle w:val="BodyA"/>
        <w:spacing w:after="288" w:line="480" w:lineRule="auto"/>
        <w:rPr>
          <w:rStyle w:val="None"/>
          <w:lang w:val="en-GB"/>
        </w:rPr>
      </w:pPr>
      <w:r w:rsidRPr="00C23312">
        <w:rPr>
          <w:rStyle w:val="None"/>
          <w:lang w:val="en-GB"/>
        </w:rPr>
        <w:lastRenderedPageBreak/>
        <w:t>Results</w:t>
      </w:r>
    </w:p>
    <w:p w14:paraId="141D9C90" w14:textId="77777777" w:rsidR="00F7085F" w:rsidRDefault="00000000">
      <w:pPr>
        <w:pStyle w:val="BodyA"/>
        <w:spacing w:after="288" w:line="480" w:lineRule="auto"/>
        <w:ind w:firstLine="720"/>
        <w:rPr>
          <w:rStyle w:val="None"/>
          <w:lang w:val="en-GB"/>
        </w:rPr>
      </w:pPr>
      <w:r w:rsidRPr="00C23312">
        <w:rPr>
          <w:rStyle w:val="None"/>
          <w:lang w:val="en-GB"/>
        </w:rPr>
        <w:t>The columns of Figure 1 respectively display Bayesian pairwise t-test results for the datasets where participants search for attractive faces as dates for themselves: facial attractiveness datasets 1, 2 and 3. Additional analyses of these datasets, including ranks of chosen items and model parameter estimates, are shown in Supplementary Figure S5.</w:t>
      </w:r>
    </w:p>
    <w:p w14:paraId="56FC6CD2" w14:textId="7579B515" w:rsidR="002D7047" w:rsidRPr="00C23312" w:rsidRDefault="002D7047" w:rsidP="002D7047">
      <w:pPr>
        <w:pStyle w:val="BodyA"/>
        <w:spacing w:after="288" w:line="480" w:lineRule="auto"/>
        <w:ind w:firstLine="720"/>
        <w:jc w:val="center"/>
        <w:rPr>
          <w:rStyle w:val="None"/>
          <w:lang w:val="en-GB"/>
        </w:rPr>
      </w:pPr>
      <w:r>
        <w:rPr>
          <w:rStyle w:val="None"/>
          <w:lang w:val="en-GB"/>
        </w:rPr>
        <w:t>Insert Figure 1 here</w:t>
      </w:r>
    </w:p>
    <w:p w14:paraId="4F0BF044" w14:textId="0518D4A7" w:rsidR="00F7085F" w:rsidRPr="00C23312" w:rsidRDefault="00000000">
      <w:pPr>
        <w:pStyle w:val="BodyA"/>
        <w:spacing w:after="288" w:line="480" w:lineRule="auto"/>
        <w:ind w:firstLine="720"/>
        <w:rPr>
          <w:rStyle w:val="None"/>
          <w:lang w:val="en-GB"/>
        </w:rPr>
      </w:pPr>
      <w:r w:rsidRPr="00C23312">
        <w:rPr>
          <w:rStyle w:val="None"/>
          <w:lang w:val="en-GB"/>
        </w:rPr>
        <w:t xml:space="preserve">The analysis of these three datasets reproduced those in Furl and colleagues (2019) and van de Wouw and colleagues (2022) </w:t>
      </w:r>
      <w:r w:rsidR="00201E92" w:rsidRPr="00C23312">
        <w:rPr>
          <w:rStyle w:val="None"/>
          <w:lang w:val="en-GB"/>
        </w:rPr>
        <w:t>and replicated</w:t>
      </w:r>
      <w:r w:rsidRPr="00C23312">
        <w:rPr>
          <w:rStyle w:val="None"/>
          <w:lang w:val="en-GB"/>
        </w:rPr>
        <w:t xml:space="preserve"> each other, in the sense that participants sampled more than the ground truth benchmark (Figure 1 top row, black and grey bars and points). Indeed, we found significant main effects of Agent in all three datasets: facial attractiveness dataset 1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4, 76) = 115.82, </w:t>
      </w:r>
      <w:r w:rsidRPr="00C23312">
        <w:rPr>
          <w:rStyle w:val="None"/>
          <w:i/>
          <w:iCs/>
          <w:lang w:val="en-GB"/>
        </w:rPr>
        <w:t>p</w:t>
      </w:r>
      <w:r w:rsidRPr="00C23312">
        <w:rPr>
          <w:rStyle w:val="None"/>
          <w:lang w:val="en-GB"/>
        </w:rPr>
        <w:t xml:space="preserve"> &lt; .001, </w:t>
      </w:r>
      <w:r w:rsidRPr="00C23312">
        <w:rPr>
          <w:rStyle w:val="None"/>
          <w:i/>
          <w:iCs/>
          <w:lang w:val="en-GB"/>
        </w:rPr>
        <w:t xml:space="preserve">η² </w:t>
      </w:r>
      <w:r w:rsidRPr="00C23312">
        <w:rPr>
          <w:rStyle w:val="None"/>
          <w:lang w:val="en-GB"/>
        </w:rPr>
        <w:t xml:space="preserve">= .86, facial attractiveness dataset 2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4, 296) = 54.49,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.42 and facial attractiveness dataset 3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4, 124) = 29.35,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.46. </w:t>
      </w:r>
      <w:r w:rsidR="00201E92" w:rsidRPr="00C23312">
        <w:rPr>
          <w:rStyle w:val="None"/>
          <w:lang w:val="en-GB"/>
        </w:rPr>
        <w:t xml:space="preserve">Figure 1, top row </w:t>
      </w:r>
      <w:r w:rsidR="00201E92">
        <w:rPr>
          <w:rStyle w:val="None"/>
          <w:lang w:val="en-GB"/>
        </w:rPr>
        <w:t xml:space="preserve">shows </w:t>
      </w:r>
      <w:r w:rsidRPr="00C23312">
        <w:rPr>
          <w:rStyle w:val="None"/>
          <w:lang w:val="en-GB"/>
        </w:rPr>
        <w:t xml:space="preserve">Bayesian pairwise test results. </w:t>
      </w:r>
      <w:r w:rsidR="00201E92" w:rsidRPr="00C23312">
        <w:rPr>
          <w:rStyle w:val="None"/>
          <w:lang w:val="en-GB"/>
        </w:rPr>
        <w:t>Predictive</w:t>
      </w:r>
      <w:r w:rsidRPr="00C23312">
        <w:rPr>
          <w:rStyle w:val="None"/>
          <w:lang w:val="en-GB"/>
        </w:rPr>
        <w:t xml:space="preserve"> checks on the sampling rate show that all the fitted models could approximate participants’ sampling rates, though the cut off model appears to underestimate participants’ sampling slightly.</w:t>
      </w:r>
    </w:p>
    <w:p w14:paraId="180D4423" w14:textId="6CC0F666" w:rsidR="00F7085F" w:rsidRPr="00C23312" w:rsidRDefault="00000000">
      <w:pPr>
        <w:pStyle w:val="BodyA"/>
        <w:spacing w:after="288" w:line="480" w:lineRule="auto"/>
        <w:ind w:firstLine="720"/>
        <w:rPr>
          <w:rStyle w:val="None"/>
          <w:lang w:val="en-GB"/>
        </w:rPr>
      </w:pPr>
      <w:r w:rsidRPr="00C23312">
        <w:rPr>
          <w:rStyle w:val="None"/>
          <w:lang w:val="en-GB"/>
        </w:rPr>
        <w:t xml:space="preserve">For average model fit (BIC), the models showed a significant main effect in all three datasets: facial attractiveness dataset 1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2, 38) = 55.23,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.74, facial attractiveness dataset 2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2, 148) = 63.83,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.46 and facial attractiveness dataset 3 </w:t>
      </w:r>
      <w:proofErr w:type="gramStart"/>
      <w:r w:rsidRPr="00C23312">
        <w:rPr>
          <w:rStyle w:val="None"/>
          <w:i/>
          <w:iCs/>
          <w:lang w:val="en-GB"/>
        </w:rPr>
        <w:t>F</w:t>
      </w:r>
      <w:r w:rsidRPr="00C23312">
        <w:rPr>
          <w:rStyle w:val="None"/>
          <w:lang w:val="en-GB"/>
        </w:rPr>
        <w:t>(</w:t>
      </w:r>
      <w:proofErr w:type="gramEnd"/>
      <w:r w:rsidRPr="00C23312">
        <w:rPr>
          <w:rStyle w:val="None"/>
          <w:lang w:val="en-GB"/>
        </w:rPr>
        <w:t>2, 62) = 13.80,</w:t>
      </w:r>
      <w:r w:rsidRPr="00C23312">
        <w:rPr>
          <w:rStyle w:val="None"/>
          <w:i/>
          <w:iCs/>
          <w:lang w:val="en-GB"/>
        </w:rPr>
        <w:t xml:space="preserve"> p</w:t>
      </w:r>
      <w:r w:rsidRPr="00C23312">
        <w:rPr>
          <w:rStyle w:val="None"/>
          <w:lang w:val="en-GB"/>
        </w:rPr>
        <w:t xml:space="preserve"> &lt; .001, </w:t>
      </w:r>
      <w:r w:rsidRPr="00C23312">
        <w:rPr>
          <w:rStyle w:val="None"/>
          <w:i/>
          <w:iCs/>
          <w:lang w:val="en-GB"/>
        </w:rPr>
        <w:t>η²</w:t>
      </w:r>
      <w:r w:rsidRPr="00C23312">
        <w:rPr>
          <w:rStyle w:val="None"/>
          <w:lang w:val="en-GB"/>
        </w:rPr>
        <w:t xml:space="preserve"> = .31. </w:t>
      </w:r>
      <w:r w:rsidR="00830FB3" w:rsidRPr="00C23312">
        <w:rPr>
          <w:rStyle w:val="None"/>
          <w:lang w:val="en-GB"/>
        </w:rPr>
        <w:t xml:space="preserve">Figure 1, centre row </w:t>
      </w:r>
      <w:r w:rsidR="00830FB3">
        <w:rPr>
          <w:rStyle w:val="None"/>
          <w:lang w:val="en-GB"/>
        </w:rPr>
        <w:t>shows p</w:t>
      </w:r>
      <w:r w:rsidRPr="00C23312">
        <w:rPr>
          <w:rStyle w:val="None"/>
          <w:lang w:val="en-GB"/>
        </w:rPr>
        <w:t>airwise Bayesian test</w:t>
      </w:r>
      <w:r w:rsidR="00830FB3">
        <w:rPr>
          <w:rStyle w:val="None"/>
          <w:lang w:val="en-GB"/>
        </w:rPr>
        <w:t xml:space="preserve"> results</w:t>
      </w:r>
      <w:r w:rsidRPr="00C23312">
        <w:rPr>
          <w:rStyle w:val="None"/>
          <w:lang w:val="en-GB"/>
        </w:rPr>
        <w:t xml:space="preserve">. The biased prior model was superior to the other two models in facial attractiveness datasets 1 and 3, and it shared superiority with the cost to sample model over the cut off heuristic in facial attractiveness dataset 3. </w:t>
      </w:r>
    </w:p>
    <w:p w14:paraId="06BA33F1" w14:textId="5C6A69BC" w:rsidR="00F7085F" w:rsidRPr="000A7036" w:rsidRDefault="00000000" w:rsidP="002D7047">
      <w:pPr>
        <w:pStyle w:val="BodyA"/>
        <w:spacing w:after="288" w:line="480" w:lineRule="auto"/>
        <w:ind w:firstLine="720"/>
        <w:rPr>
          <w:rStyle w:val="None"/>
          <w:lang w:val="en-GB"/>
        </w:rPr>
      </w:pPr>
      <w:r w:rsidRPr="00C23312">
        <w:rPr>
          <w:rStyle w:val="None"/>
          <w:lang w:val="en-GB"/>
        </w:rPr>
        <w:t xml:space="preserve">The distribution of frequencies of best-fit participants deviated from chance in all three datasets, all with “large” effect sizes (i.e., Cohen's </w:t>
      </w:r>
      <w:r w:rsidRPr="00C23312">
        <w:rPr>
          <w:rStyle w:val="None"/>
          <w:i/>
          <w:iCs/>
          <w:lang w:val="en-GB"/>
        </w:rPr>
        <w:t>w</w:t>
      </w:r>
      <w:r w:rsidRPr="00C23312">
        <w:rPr>
          <w:rStyle w:val="None"/>
          <w:lang w:val="en-GB"/>
        </w:rPr>
        <w:t xml:space="preserve"> &gt; .</w:t>
      </w:r>
      <w:proofErr w:type="gramStart"/>
      <w:r w:rsidRPr="00C23312">
        <w:rPr>
          <w:rStyle w:val="None"/>
          <w:lang w:val="en-GB"/>
        </w:rPr>
        <w:t>5)(</w:t>
      </w:r>
      <w:proofErr w:type="gramEnd"/>
      <w:r w:rsidRPr="00C23312">
        <w:rPr>
          <w:rStyle w:val="None"/>
          <w:lang w:val="en-GB"/>
        </w:rPr>
        <w:t xml:space="preserve">Cohen, 1988): facial attractiveness dataset </w:t>
      </w:r>
      <w:r w:rsidRPr="00C23312">
        <w:rPr>
          <w:rStyle w:val="None"/>
          <w:lang w:val="en-GB"/>
        </w:rPr>
        <w:lastRenderedPageBreak/>
        <w:t xml:space="preserve">1 </w:t>
      </w:r>
      <w:r w:rsidRPr="00C23312">
        <w:rPr>
          <w:rStyle w:val="None"/>
          <w:i/>
          <w:iCs/>
          <w:lang w:val="en-GB"/>
        </w:rPr>
        <w:t>χ</w:t>
      </w:r>
      <w:proofErr w:type="gramStart"/>
      <w:r w:rsidRPr="00C23312">
        <w:rPr>
          <w:rStyle w:val="None"/>
          <w:i/>
          <w:iCs/>
          <w:lang w:val="en-GB"/>
        </w:rPr>
        <w:t>²</w:t>
      </w:r>
      <w:r w:rsidRPr="00C23312">
        <w:rPr>
          <w:rStyle w:val="None"/>
          <w:lang w:val="en-GB"/>
        </w:rPr>
        <w:t>(</w:t>
      </w:r>
      <w:proofErr w:type="gramEnd"/>
      <w:r w:rsidRPr="00C23312">
        <w:rPr>
          <w:rStyle w:val="None"/>
          <w:lang w:val="en-GB"/>
        </w:rPr>
        <w:t xml:space="preserve">2) = 34.3, </w:t>
      </w:r>
      <w:r w:rsidRPr="00C23312">
        <w:rPr>
          <w:rStyle w:val="None"/>
          <w:i/>
          <w:iCs/>
          <w:lang w:val="en-GB"/>
        </w:rPr>
        <w:t>p</w:t>
      </w:r>
      <w:r w:rsidRPr="00C23312">
        <w:rPr>
          <w:rStyle w:val="None"/>
          <w:lang w:val="en-GB"/>
        </w:rPr>
        <w:t xml:space="preserve"> &lt; .001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w:t>
      </w:r>
      <w:proofErr w:type="gramStart"/>
      <w:r w:rsidRPr="00C23312">
        <w:rPr>
          <w:rStyle w:val="None"/>
          <w:lang w:val="en-GB"/>
        </w:rPr>
        <w:t>=  1.31</w:t>
      </w:r>
      <w:proofErr w:type="gramEnd"/>
      <w:r w:rsidRPr="00C23312">
        <w:rPr>
          <w:rStyle w:val="None"/>
          <w:lang w:val="en-GB"/>
        </w:rPr>
        <w:t xml:space="preserve">, facial attractiveness dataset 2 </w:t>
      </w:r>
      <w:r w:rsidRPr="00C23312">
        <w:rPr>
          <w:rStyle w:val="None"/>
          <w:i/>
          <w:iCs/>
          <w:lang w:val="en-GB"/>
        </w:rPr>
        <w:t>χ</w:t>
      </w:r>
      <w:proofErr w:type="gramStart"/>
      <w:r w:rsidRPr="00C23312">
        <w:rPr>
          <w:rStyle w:val="None"/>
          <w:i/>
          <w:iCs/>
          <w:lang w:val="en-GB"/>
        </w:rPr>
        <w:t>²</w:t>
      </w:r>
      <w:r w:rsidRPr="00C23312">
        <w:rPr>
          <w:rStyle w:val="None"/>
          <w:lang w:val="en-GB"/>
        </w:rPr>
        <w:t>(</w:t>
      </w:r>
      <w:proofErr w:type="gramEnd"/>
      <w:r w:rsidRPr="00C23312">
        <w:rPr>
          <w:rStyle w:val="None"/>
          <w:lang w:val="en-GB"/>
        </w:rPr>
        <w:t xml:space="preserve">2) = 44.24, </w:t>
      </w:r>
      <w:r w:rsidRPr="00C23312">
        <w:rPr>
          <w:rStyle w:val="None"/>
          <w:i/>
          <w:iCs/>
          <w:lang w:val="en-GB"/>
        </w:rPr>
        <w:t>p</w:t>
      </w:r>
      <w:r w:rsidRPr="00C23312">
        <w:rPr>
          <w:rStyle w:val="None"/>
          <w:lang w:val="en-GB"/>
        </w:rPr>
        <w:t xml:space="preserve"> &lt; .001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w:t>
      </w:r>
      <w:proofErr w:type="gramStart"/>
      <w:r w:rsidRPr="00C23312">
        <w:rPr>
          <w:rStyle w:val="None"/>
          <w:lang w:val="en-GB"/>
        </w:rPr>
        <w:t>=  .</w:t>
      </w:r>
      <w:proofErr w:type="gramEnd"/>
      <w:r w:rsidRPr="00C23312">
        <w:rPr>
          <w:rStyle w:val="None"/>
          <w:lang w:val="en-GB"/>
        </w:rPr>
        <w:t xml:space="preserve">77 and facial attractiveness dataset 3 </w:t>
      </w:r>
      <w:r w:rsidRPr="00C23312">
        <w:rPr>
          <w:rStyle w:val="None"/>
          <w:i/>
          <w:iCs/>
          <w:lang w:val="en-GB"/>
        </w:rPr>
        <w:t>χ</w:t>
      </w:r>
      <w:proofErr w:type="gramStart"/>
      <w:r w:rsidRPr="00C23312">
        <w:rPr>
          <w:rStyle w:val="None"/>
          <w:i/>
          <w:iCs/>
          <w:lang w:val="en-GB"/>
        </w:rPr>
        <w:t>²</w:t>
      </w:r>
      <w:r w:rsidRPr="00C23312">
        <w:rPr>
          <w:rStyle w:val="None"/>
          <w:lang w:val="en-GB"/>
        </w:rPr>
        <w:t>(</w:t>
      </w:r>
      <w:proofErr w:type="gramEnd"/>
      <w:r w:rsidRPr="00C23312">
        <w:rPr>
          <w:rStyle w:val="None"/>
          <w:lang w:val="en-GB"/>
        </w:rPr>
        <w:t xml:space="preserve">2) = 10.19, </w:t>
      </w:r>
      <w:r w:rsidRPr="00C23312">
        <w:rPr>
          <w:rStyle w:val="None"/>
          <w:i/>
          <w:iCs/>
          <w:lang w:val="en-GB"/>
        </w:rPr>
        <w:t xml:space="preserve">p </w:t>
      </w:r>
      <w:r w:rsidRPr="00C23312">
        <w:rPr>
          <w:rStyle w:val="None"/>
          <w:lang w:val="en-GB"/>
        </w:rPr>
        <w:t>= .01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w:t>
      </w:r>
      <w:proofErr w:type="gramStart"/>
      <w:r w:rsidRPr="00C23312">
        <w:rPr>
          <w:rStyle w:val="None"/>
          <w:lang w:val="en-GB"/>
        </w:rPr>
        <w:t>=  .</w:t>
      </w:r>
      <w:proofErr w:type="gramEnd"/>
      <w:r w:rsidRPr="00C23312">
        <w:rPr>
          <w:rStyle w:val="None"/>
          <w:lang w:val="en-GB"/>
        </w:rPr>
        <w:t xml:space="preserve">56. The biased prior model appeared superior in fitting participants for all three datasets. </w:t>
      </w:r>
    </w:p>
    <w:p w14:paraId="306763B7" w14:textId="3EF4BF65" w:rsidR="00F7085F" w:rsidRPr="000A7036" w:rsidRDefault="00000000">
      <w:pPr>
        <w:pStyle w:val="BodyA"/>
        <w:spacing w:line="480" w:lineRule="auto"/>
        <w:rPr>
          <w:rStyle w:val="None"/>
          <w:lang w:val="en-GB"/>
        </w:rPr>
      </w:pPr>
      <w:r w:rsidRPr="000A7036">
        <w:rPr>
          <w:rStyle w:val="None"/>
          <w:lang w:val="en-GB"/>
        </w:rPr>
        <w:tab/>
        <w:t xml:space="preserve">Figure 2 shows results for the three datasets that involve searches through facial image options but were not searches for an attractive date for oneself: matchmaker, trustworthiness 1 and trustworthiness 2. </w:t>
      </w:r>
      <w:r w:rsidR="003C7721" w:rsidRPr="000A7036">
        <w:rPr>
          <w:rStyle w:val="None"/>
          <w:lang w:val="en-GB"/>
        </w:rPr>
        <w:t>Supplementary Figure S6</w:t>
      </w:r>
      <w:r w:rsidR="003C7721">
        <w:rPr>
          <w:rStyle w:val="None"/>
          <w:lang w:val="en-GB"/>
        </w:rPr>
        <w:t xml:space="preserve"> displays a</w:t>
      </w:r>
      <w:r w:rsidRPr="000A7036">
        <w:rPr>
          <w:rStyle w:val="None"/>
          <w:lang w:val="en-GB"/>
        </w:rPr>
        <w:t xml:space="preserve">dditional analysis of these datasets, including ranks of chosen items and model parameter estimates. </w:t>
      </w:r>
    </w:p>
    <w:p w14:paraId="0969420B" w14:textId="4D9B9EC4" w:rsidR="00F7085F" w:rsidRDefault="00000000">
      <w:pPr>
        <w:pStyle w:val="BodyA"/>
        <w:spacing w:line="480" w:lineRule="auto"/>
        <w:ind w:firstLine="720"/>
        <w:rPr>
          <w:rStyle w:val="None"/>
          <w:lang w:val="en-GB"/>
        </w:rPr>
      </w:pPr>
      <w:r w:rsidRPr="000A7036">
        <w:rPr>
          <w:rStyle w:val="None"/>
          <w:lang w:val="en-GB"/>
        </w:rPr>
        <w:t xml:space="preserve">Participants </w:t>
      </w:r>
      <w:r w:rsidR="00EE0CFE" w:rsidRPr="000A7036">
        <w:rPr>
          <w:rStyle w:val="None"/>
          <w:lang w:val="en-GB"/>
        </w:rPr>
        <w:t xml:space="preserve">in all three datasets </w:t>
      </w:r>
      <w:r w:rsidRPr="000A7036">
        <w:rPr>
          <w:rStyle w:val="None"/>
          <w:lang w:val="en-GB"/>
        </w:rPr>
        <w:t xml:space="preserve">sampled more than the ground truth benchmark </w:t>
      </w:r>
      <w:r w:rsidR="00EE0CFE">
        <w:rPr>
          <w:rStyle w:val="None"/>
          <w:lang w:val="en-GB"/>
        </w:rPr>
        <w:t xml:space="preserve">did </w:t>
      </w:r>
      <w:r w:rsidRPr="000A7036">
        <w:rPr>
          <w:rStyle w:val="None"/>
          <w:lang w:val="en-GB"/>
        </w:rPr>
        <w:t xml:space="preserve">(Figure 2, top row, black and grey bars and points). This conclusion is supported statistically by main effects of Agent (contrasting participants, ground truth benchmark, and the three theoretical models) in the matchmaker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76) = 43.18,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.69, trustworthiness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68) = 106.06,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.86 and trustworthiness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252) = 7.5,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.11 datasets and by the patterns of Bayesian pairwise tests shown in the top row of Figure 2. Though main effects of Model (contrasting just the three theoretical models) on averaged BIC score were identified for matchmaker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38) = 25.54,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.57, trustworthiness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34) = 36.12,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.68 and trustworthiness 2 </w:t>
      </w:r>
      <w:proofErr w:type="gramStart"/>
      <w:r w:rsidRPr="000A7036">
        <w:rPr>
          <w:rStyle w:val="None"/>
          <w:i/>
          <w:iCs/>
          <w:lang w:val="en-GB"/>
        </w:rPr>
        <w:t>F</w:t>
      </w:r>
      <w:r w:rsidRPr="000A7036">
        <w:rPr>
          <w:rStyle w:val="None"/>
          <w:lang w:val="en-GB"/>
        </w:rPr>
        <w:t>(</w:t>
      </w:r>
      <w:proofErr w:type="gramEnd"/>
      <w:r w:rsidRPr="000A7036">
        <w:rPr>
          <w:rStyle w:val="None"/>
          <w:lang w:val="en-GB"/>
        </w:rPr>
        <w:t>2, 126) = 33.06,</w:t>
      </w:r>
      <w:r w:rsidRPr="000A7036">
        <w:rPr>
          <w:rStyle w:val="None"/>
          <w:i/>
          <w:iCs/>
          <w:lang w:val="en-GB"/>
        </w:rPr>
        <w:t xml:space="preserve"> p</w:t>
      </w:r>
      <w:r w:rsidRPr="000A7036">
        <w:rPr>
          <w:rStyle w:val="None"/>
          <w:lang w:val="en-GB"/>
        </w:rPr>
        <w:t xml:space="preserve"> &lt; .001, </w:t>
      </w:r>
      <w:r w:rsidRPr="000A7036">
        <w:rPr>
          <w:rStyle w:val="None"/>
          <w:i/>
          <w:iCs/>
          <w:lang w:val="en-GB"/>
        </w:rPr>
        <w:t>η²</w:t>
      </w:r>
      <w:r w:rsidRPr="000A7036">
        <w:rPr>
          <w:rStyle w:val="None"/>
          <w:lang w:val="en-GB"/>
        </w:rPr>
        <w:t xml:space="preserve"> = .34 datasets, pairwise Bayesian tests (as shown in Figure 2, centre row) showed that only the trustworthiness 1 dataset showed one model statistically superior to both the other two models: the biased prior model. Analysis of frequency of best-fit participants resembled that shown in Figure 1</w:t>
      </w:r>
      <w:r w:rsidR="00327F01">
        <w:rPr>
          <w:rStyle w:val="None"/>
          <w:lang w:val="en-GB"/>
        </w:rPr>
        <w:t>. T</w:t>
      </w:r>
      <w:r w:rsidRPr="000A7036">
        <w:rPr>
          <w:rStyle w:val="None"/>
          <w:lang w:val="en-GB"/>
        </w:rPr>
        <w:t xml:space="preserve">he distribution of frequencies of best-fit participants deviated from chance in all three datasets with large effect sizes: facial attractiveness dataset 1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9.1, </w:t>
      </w:r>
      <w:r w:rsidRPr="000A7036">
        <w:rPr>
          <w:rStyle w:val="None"/>
          <w:i/>
          <w:iCs/>
          <w:lang w:val="en-GB"/>
        </w:rPr>
        <w:t>p</w:t>
      </w:r>
      <w:r w:rsidRPr="000A7036">
        <w:rPr>
          <w:rStyle w:val="None"/>
          <w:lang w:val="en-GB"/>
        </w:rPr>
        <w:t xml:space="preserve"> = .01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w:t>
      </w:r>
      <w:proofErr w:type="gramStart"/>
      <w:r w:rsidRPr="000A7036">
        <w:rPr>
          <w:rStyle w:val="None"/>
          <w:lang w:val="en-GB"/>
        </w:rPr>
        <w:t>=  .</w:t>
      </w:r>
      <w:proofErr w:type="gramEnd"/>
      <w:r w:rsidRPr="000A7036">
        <w:rPr>
          <w:rStyle w:val="None"/>
          <w:lang w:val="en-GB"/>
        </w:rPr>
        <w:t xml:space="preserve">67, facial attractiveness dataset 2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10.33, </w:t>
      </w:r>
      <w:r w:rsidRPr="000A7036">
        <w:rPr>
          <w:rStyle w:val="None"/>
          <w:i/>
          <w:iCs/>
          <w:lang w:val="en-GB"/>
        </w:rPr>
        <w:t>p</w:t>
      </w:r>
      <w:r w:rsidRPr="000A7036">
        <w:rPr>
          <w:rStyle w:val="None"/>
          <w:lang w:val="en-GB"/>
        </w:rPr>
        <w:t xml:space="preserve"> = .01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w:t>
      </w:r>
      <w:proofErr w:type="gramStart"/>
      <w:r w:rsidRPr="000A7036">
        <w:rPr>
          <w:rStyle w:val="None"/>
          <w:lang w:val="en-GB"/>
        </w:rPr>
        <w:t>=  .</w:t>
      </w:r>
      <w:proofErr w:type="gramEnd"/>
      <w:r w:rsidRPr="000A7036">
        <w:rPr>
          <w:rStyle w:val="None"/>
          <w:lang w:val="en-GB"/>
        </w:rPr>
        <w:t xml:space="preserve">76 and facial attractiveness dataset 3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21.22, </w:t>
      </w:r>
      <w:r w:rsidRPr="000A7036">
        <w:rPr>
          <w:rStyle w:val="None"/>
          <w:i/>
          <w:iCs/>
          <w:lang w:val="en-GB"/>
        </w:rPr>
        <w:t xml:space="preserve">p </w:t>
      </w:r>
      <w:r w:rsidRPr="000A7036">
        <w:rPr>
          <w:rStyle w:val="None"/>
          <w:lang w:val="en-GB"/>
        </w:rPr>
        <w:t>&lt; .001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w:t>
      </w:r>
      <w:proofErr w:type="gramStart"/>
      <w:r w:rsidRPr="000A7036">
        <w:rPr>
          <w:rStyle w:val="None"/>
          <w:lang w:val="en-GB"/>
        </w:rPr>
        <w:t>=  .</w:t>
      </w:r>
      <w:proofErr w:type="gramEnd"/>
      <w:r w:rsidRPr="000A7036">
        <w:rPr>
          <w:rStyle w:val="None"/>
          <w:lang w:val="en-GB"/>
        </w:rPr>
        <w:t>58</w:t>
      </w:r>
      <w:r w:rsidR="00327F01">
        <w:rPr>
          <w:rStyle w:val="None"/>
          <w:lang w:val="en-GB"/>
        </w:rPr>
        <w:t xml:space="preserve">. Also as in Figure 1, </w:t>
      </w:r>
      <w:r w:rsidRPr="000A7036">
        <w:rPr>
          <w:rStyle w:val="None"/>
          <w:lang w:val="en-GB"/>
        </w:rPr>
        <w:t xml:space="preserve">the biased prior model </w:t>
      </w:r>
      <w:r w:rsidR="00327F01">
        <w:rPr>
          <w:rStyle w:val="None"/>
          <w:lang w:val="en-GB"/>
        </w:rPr>
        <w:t xml:space="preserve">shown in Figure 2 </w:t>
      </w:r>
      <w:r w:rsidRPr="000A7036">
        <w:rPr>
          <w:rStyle w:val="None"/>
          <w:lang w:val="en-GB"/>
        </w:rPr>
        <w:t xml:space="preserve">best-fit more participants than the other two models in all three datasets. Nevertheless, this result was not as clear cut as in the datasets in Figure 1, as the cost to sample model best fit </w:t>
      </w:r>
      <w:r w:rsidR="006D1A7B">
        <w:rPr>
          <w:rStyle w:val="None"/>
          <w:lang w:val="en-GB"/>
        </w:rPr>
        <w:t>a larger share of</w:t>
      </w:r>
      <w:r w:rsidRPr="000A7036">
        <w:rPr>
          <w:rStyle w:val="None"/>
          <w:lang w:val="en-GB"/>
        </w:rPr>
        <w:t xml:space="preserve"> participants</w:t>
      </w:r>
      <w:r w:rsidR="006D1A7B">
        <w:rPr>
          <w:rStyle w:val="None"/>
          <w:lang w:val="en-GB"/>
        </w:rPr>
        <w:t xml:space="preserve"> compared to </w:t>
      </w:r>
      <w:r w:rsidRPr="000A7036">
        <w:rPr>
          <w:rStyle w:val="None"/>
          <w:lang w:val="en-GB"/>
        </w:rPr>
        <w:t>Figure 1.</w:t>
      </w:r>
    </w:p>
    <w:p w14:paraId="28EDA039" w14:textId="73FC9EE0" w:rsidR="002D7047" w:rsidRPr="000A7036" w:rsidRDefault="002D7047" w:rsidP="002D7047">
      <w:pPr>
        <w:pStyle w:val="BodyA"/>
        <w:spacing w:line="480" w:lineRule="auto"/>
        <w:ind w:firstLine="720"/>
        <w:jc w:val="center"/>
        <w:rPr>
          <w:lang w:val="en-GB"/>
        </w:rPr>
      </w:pPr>
      <w:r>
        <w:rPr>
          <w:rStyle w:val="None"/>
          <w:lang w:val="en-GB"/>
        </w:rPr>
        <w:lastRenderedPageBreak/>
        <w:t>Insert Figure 2 here</w:t>
      </w:r>
    </w:p>
    <w:p w14:paraId="693D4B5E" w14:textId="4278F73F" w:rsidR="00F7085F" w:rsidRPr="000A7036" w:rsidRDefault="00000000">
      <w:pPr>
        <w:pStyle w:val="BodyA"/>
        <w:spacing w:line="480" w:lineRule="auto"/>
        <w:ind w:firstLine="720"/>
        <w:rPr>
          <w:rStyle w:val="None"/>
          <w:lang w:val="en-GB"/>
        </w:rPr>
      </w:pPr>
      <w:r w:rsidRPr="000A7036">
        <w:rPr>
          <w:rStyle w:val="None"/>
          <w:lang w:val="en-GB"/>
        </w:rPr>
        <w:t xml:space="preserve">Figure 3 shows data for the datasets involving non-face image stimuli: foods and vacation destinations. </w:t>
      </w:r>
      <w:r w:rsidR="00973409" w:rsidRPr="000A7036">
        <w:rPr>
          <w:rStyle w:val="None"/>
          <w:lang w:val="en-GB"/>
        </w:rPr>
        <w:t>Supplementary Figure S7</w:t>
      </w:r>
      <w:r w:rsidR="00973409">
        <w:rPr>
          <w:rStyle w:val="None"/>
          <w:lang w:val="en-GB"/>
        </w:rPr>
        <w:t xml:space="preserve"> shows a</w:t>
      </w:r>
      <w:r w:rsidRPr="000A7036">
        <w:rPr>
          <w:rStyle w:val="None"/>
          <w:lang w:val="en-GB"/>
        </w:rPr>
        <w:t xml:space="preserve">dditional analysis of these datasets, including ranks of chosen items and model parameter estimates. </w:t>
      </w:r>
    </w:p>
    <w:p w14:paraId="6F813AF9" w14:textId="3E4343FE" w:rsidR="00F7085F" w:rsidRPr="000A7036" w:rsidRDefault="00000000">
      <w:pPr>
        <w:pStyle w:val="BodyA"/>
        <w:spacing w:line="480" w:lineRule="auto"/>
        <w:ind w:firstLine="720"/>
        <w:rPr>
          <w:rStyle w:val="None"/>
          <w:lang w:val="en-GB"/>
        </w:rPr>
      </w:pPr>
      <w:r w:rsidRPr="000A7036">
        <w:rPr>
          <w:rStyle w:val="None"/>
          <w:lang w:val="en-GB"/>
        </w:rPr>
        <w:t xml:space="preserve">The top row reproduces the results from van de Wouw and colleagues (2022), showing that all four datasets replicate robust oversampling. This conclusion is supported by main effects of Agent for foods dataset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300) = 55.97,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.43, foods dataset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108) = 14.84, </w:t>
      </w:r>
      <w:r w:rsidRPr="000A7036">
        <w:rPr>
          <w:rStyle w:val="None"/>
          <w:i/>
          <w:iCs/>
          <w:lang w:val="en-GB"/>
        </w:rPr>
        <w:t xml:space="preserve">p </w:t>
      </w:r>
      <w:r w:rsidRPr="000A7036">
        <w:rPr>
          <w:rStyle w:val="None"/>
          <w:lang w:val="en-GB"/>
        </w:rPr>
        <w:t xml:space="preserve">&lt; .001, </w:t>
      </w:r>
      <w:r w:rsidRPr="000A7036">
        <w:rPr>
          <w:rStyle w:val="None"/>
          <w:i/>
          <w:iCs/>
          <w:lang w:val="en-GB"/>
        </w:rPr>
        <w:t>η²</w:t>
      </w:r>
      <w:r w:rsidRPr="000A7036">
        <w:rPr>
          <w:rStyle w:val="None"/>
          <w:lang w:val="en-GB"/>
        </w:rPr>
        <w:t xml:space="preserve"> = .35 vacations dataset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296) = 37.23, </w:t>
      </w:r>
      <w:r w:rsidRPr="000A7036">
        <w:rPr>
          <w:rStyle w:val="None"/>
          <w:i/>
          <w:iCs/>
          <w:lang w:val="en-GB"/>
        </w:rPr>
        <w:t>p</w:t>
      </w:r>
      <w:r w:rsidRPr="000A7036">
        <w:rPr>
          <w:rStyle w:val="None"/>
          <w:lang w:val="en-GB"/>
        </w:rPr>
        <w:t xml:space="preserve"> &lt;.001, </w:t>
      </w:r>
      <w:r w:rsidRPr="000A7036">
        <w:rPr>
          <w:rStyle w:val="None"/>
          <w:i/>
          <w:iCs/>
          <w:lang w:val="en-GB"/>
        </w:rPr>
        <w:t>η²</w:t>
      </w:r>
      <w:r w:rsidRPr="000A7036">
        <w:rPr>
          <w:rStyle w:val="None"/>
          <w:lang w:val="en-GB"/>
        </w:rPr>
        <w:t xml:space="preserve"> = .33 and vacations dataset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140) = 34.85, </w:t>
      </w:r>
      <w:r w:rsidRPr="000A7036">
        <w:rPr>
          <w:rStyle w:val="None"/>
          <w:i/>
          <w:iCs/>
          <w:lang w:val="en-GB"/>
        </w:rPr>
        <w:t>p</w:t>
      </w:r>
      <w:r w:rsidRPr="000A7036">
        <w:rPr>
          <w:rStyle w:val="None"/>
          <w:lang w:val="en-GB"/>
        </w:rPr>
        <w:t xml:space="preserve"> = .001 </w:t>
      </w:r>
      <w:r w:rsidRPr="000A7036">
        <w:rPr>
          <w:rStyle w:val="None"/>
          <w:i/>
          <w:iCs/>
          <w:lang w:val="en-GB"/>
        </w:rPr>
        <w:t>η²</w:t>
      </w:r>
      <w:r w:rsidRPr="000A7036">
        <w:rPr>
          <w:rStyle w:val="None"/>
          <w:lang w:val="en-GB"/>
        </w:rPr>
        <w:t xml:space="preserve"> = .50 and by the pairwise Bayesian tests shown in the first row of Figure 3. Model comparison results are less obvious for these non-face image domains than the ones involving faces (Figures 1 and 2). </w:t>
      </w:r>
      <w:r w:rsidR="000A7036" w:rsidRPr="000A7036">
        <w:rPr>
          <w:rStyle w:val="None"/>
          <w:lang w:val="en-GB"/>
        </w:rPr>
        <w:t>All</w:t>
      </w:r>
      <w:r w:rsidRPr="000A7036">
        <w:rPr>
          <w:rStyle w:val="None"/>
          <w:lang w:val="en-GB"/>
        </w:rPr>
        <w:t xml:space="preserve"> models approximated participants’ sampling rates, even if pairwise comparisons between model and human sampling rates were inconsistent across datasets. </w:t>
      </w:r>
    </w:p>
    <w:p w14:paraId="4BC05CE4" w14:textId="77777777" w:rsidR="00F7085F" w:rsidRPr="000A7036" w:rsidRDefault="00000000">
      <w:pPr>
        <w:pStyle w:val="BodyA"/>
        <w:spacing w:line="480" w:lineRule="auto"/>
        <w:ind w:firstLine="720"/>
        <w:rPr>
          <w:rStyle w:val="None"/>
          <w:lang w:val="en-GB"/>
        </w:rPr>
      </w:pPr>
      <w:r w:rsidRPr="000A7036">
        <w:rPr>
          <w:rStyle w:val="None"/>
          <w:lang w:val="en-GB"/>
        </w:rPr>
        <w:t xml:space="preserve">As before, main effects of Model on BIC scores were significant for all datasets, foods dataset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150) = 121.54,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.62, foods dataset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54) = 45.36, </w:t>
      </w:r>
      <w:r w:rsidRPr="000A7036">
        <w:rPr>
          <w:rStyle w:val="None"/>
          <w:i/>
          <w:iCs/>
          <w:lang w:val="en-GB"/>
        </w:rPr>
        <w:t>p</w:t>
      </w:r>
      <w:r w:rsidRPr="000A7036">
        <w:rPr>
          <w:rStyle w:val="None"/>
          <w:lang w:val="en-GB"/>
        </w:rPr>
        <w:t xml:space="preserve"> &lt; .001, </w:t>
      </w:r>
      <w:r w:rsidRPr="000A7036">
        <w:rPr>
          <w:rStyle w:val="None"/>
          <w:i/>
          <w:iCs/>
          <w:lang w:val="en-GB"/>
        </w:rPr>
        <w:t xml:space="preserve">η² </w:t>
      </w:r>
      <w:r w:rsidRPr="000A7036">
        <w:rPr>
          <w:rStyle w:val="None"/>
          <w:lang w:val="en-GB"/>
        </w:rPr>
        <w:t xml:space="preserve">= .63, vacations dataset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148) = 41.86,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.36 and vacations dataset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70) = 3.30, </w:t>
      </w:r>
      <w:r w:rsidRPr="000A7036">
        <w:rPr>
          <w:rStyle w:val="None"/>
          <w:i/>
          <w:iCs/>
          <w:lang w:val="en-GB"/>
        </w:rPr>
        <w:t>p</w:t>
      </w:r>
      <w:r w:rsidRPr="000A7036">
        <w:rPr>
          <w:rStyle w:val="None"/>
          <w:lang w:val="en-GB"/>
        </w:rPr>
        <w:t xml:space="preserve"> = .04, </w:t>
      </w:r>
      <w:r w:rsidRPr="000A7036">
        <w:rPr>
          <w:rStyle w:val="None"/>
          <w:i/>
          <w:iCs/>
          <w:lang w:val="en-GB"/>
        </w:rPr>
        <w:t>η²</w:t>
      </w:r>
      <w:r w:rsidRPr="000A7036">
        <w:rPr>
          <w:rStyle w:val="None"/>
          <w:lang w:val="en-GB"/>
        </w:rPr>
        <w:t xml:space="preserve"> = .09. Pairwise Bayesian tests on BIC scores showed that vacations dataset 1 showed one model – biased prior - had significantly better model fits on average than other models, while both foods datasets showed only that cut off was inferior to the other two models and vacations dataset 2 produced an ambiguous result. </w:t>
      </w:r>
    </w:p>
    <w:p w14:paraId="16A7AEBA" w14:textId="223838EE" w:rsidR="00F7085F" w:rsidRPr="000A7036" w:rsidRDefault="00000000" w:rsidP="002D7047">
      <w:pPr>
        <w:pStyle w:val="BodyA"/>
        <w:spacing w:line="480" w:lineRule="auto"/>
        <w:ind w:firstLine="720"/>
        <w:rPr>
          <w:lang w:val="en-GB"/>
        </w:rPr>
      </w:pPr>
      <w:r w:rsidRPr="000A7036">
        <w:rPr>
          <w:rStyle w:val="None"/>
          <w:lang w:val="en-GB"/>
        </w:rPr>
        <w:t xml:space="preserve">As in Figures 1 and 2, the analysis of frequencies of best fit participants per model showed results that paralleled, yet were </w:t>
      </w:r>
      <w:r w:rsidR="00D54955" w:rsidRPr="000A7036">
        <w:rPr>
          <w:rStyle w:val="None"/>
          <w:lang w:val="en-GB"/>
        </w:rPr>
        <w:t>more</w:t>
      </w:r>
      <w:r w:rsidRPr="000A7036">
        <w:rPr>
          <w:rStyle w:val="None"/>
          <w:lang w:val="en-GB"/>
        </w:rPr>
        <w:t xml:space="preserve"> straightforward and interpretable than, analysis of average BIC scores. Frequencies of best fit participants were significantly distributed nonrandomly across models, with “large” effect sizes, in foods dataset 1: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28.92, </w:t>
      </w:r>
      <w:r w:rsidRPr="000A7036">
        <w:rPr>
          <w:rStyle w:val="None"/>
          <w:i/>
          <w:iCs/>
          <w:lang w:val="en-GB"/>
        </w:rPr>
        <w:t>p</w:t>
      </w:r>
      <w:r w:rsidRPr="000A7036">
        <w:rPr>
          <w:rStyle w:val="None"/>
          <w:lang w:val="en-GB"/>
        </w:rPr>
        <w:t xml:space="preserve"> &lt; .001, Cohen's </w:t>
      </w:r>
      <w:r w:rsidRPr="000A7036">
        <w:rPr>
          <w:rStyle w:val="None"/>
          <w:i/>
          <w:iCs/>
          <w:lang w:val="en-GB"/>
        </w:rPr>
        <w:t>w</w:t>
      </w:r>
      <w:r w:rsidRPr="000A7036">
        <w:rPr>
          <w:rStyle w:val="None"/>
          <w:lang w:val="en-GB"/>
        </w:rPr>
        <w:t xml:space="preserve"> = .62; foods dataset 2: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6.93, p = .03, Cohen's </w:t>
      </w:r>
      <w:r w:rsidRPr="000A7036">
        <w:rPr>
          <w:rStyle w:val="None"/>
          <w:i/>
          <w:iCs/>
          <w:lang w:val="en-GB"/>
        </w:rPr>
        <w:t>w</w:t>
      </w:r>
      <w:r w:rsidRPr="000A7036">
        <w:rPr>
          <w:rStyle w:val="None"/>
          <w:lang w:val="en-GB"/>
        </w:rPr>
        <w:t xml:space="preserve"> = .5 and vacations dataset 1: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19.52, </w:t>
      </w:r>
      <w:r w:rsidRPr="000A7036">
        <w:rPr>
          <w:rStyle w:val="None"/>
          <w:i/>
          <w:iCs/>
          <w:lang w:val="en-GB"/>
        </w:rPr>
        <w:t>p</w:t>
      </w:r>
      <w:r w:rsidRPr="000A7036">
        <w:rPr>
          <w:rStyle w:val="None"/>
          <w:lang w:val="en-GB"/>
        </w:rPr>
        <w:t xml:space="preserve"> &lt; .001, Cohen's </w:t>
      </w:r>
      <w:r w:rsidRPr="000A7036">
        <w:rPr>
          <w:rStyle w:val="None"/>
          <w:i/>
          <w:iCs/>
          <w:lang w:val="en-GB"/>
        </w:rPr>
        <w:t>w</w:t>
      </w:r>
      <w:r w:rsidRPr="000A7036">
        <w:rPr>
          <w:rStyle w:val="None"/>
          <w:lang w:val="en-GB"/>
        </w:rPr>
        <w:t xml:space="preserve"> =</w:t>
      </w:r>
      <w:r w:rsidR="000A7036">
        <w:rPr>
          <w:rStyle w:val="None"/>
          <w:lang w:val="en-GB"/>
        </w:rPr>
        <w:t xml:space="preserve"> .</w:t>
      </w:r>
      <w:r w:rsidRPr="000A7036">
        <w:rPr>
          <w:rStyle w:val="None"/>
          <w:lang w:val="en-GB"/>
        </w:rPr>
        <w:t xml:space="preserve">51. In all three of these datasets, the results resembled those in Figure 2: the biased </w:t>
      </w:r>
      <w:r w:rsidRPr="000A7036">
        <w:rPr>
          <w:rStyle w:val="None"/>
          <w:lang w:val="en-GB"/>
        </w:rPr>
        <w:lastRenderedPageBreak/>
        <w:t xml:space="preserve">prior model best-fit more participants than the other two models, while the cost to sample model best fit a notable fraction of participants. However, for vacations dataset 2, we could not conclude that any model statistically “won” more participants than expected by chance alone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2) =</w:t>
      </w:r>
      <w:r w:rsidR="000A7036">
        <w:rPr>
          <w:rStyle w:val="None"/>
          <w:lang w:val="en-GB"/>
        </w:rPr>
        <w:t xml:space="preserve"> .</w:t>
      </w:r>
      <w:r w:rsidRPr="000A7036">
        <w:rPr>
          <w:rStyle w:val="None"/>
          <w:lang w:val="en-GB"/>
        </w:rPr>
        <w:t xml:space="preserve">67, </w:t>
      </w:r>
      <w:r w:rsidRPr="000A7036">
        <w:rPr>
          <w:rStyle w:val="None"/>
          <w:i/>
          <w:iCs/>
          <w:lang w:val="en-GB"/>
        </w:rPr>
        <w:t>p</w:t>
      </w:r>
      <w:r w:rsidRPr="000A7036">
        <w:rPr>
          <w:rStyle w:val="None"/>
          <w:lang w:val="en-GB"/>
        </w:rPr>
        <w:t xml:space="preserve"> =</w:t>
      </w:r>
      <w:r w:rsidR="000A7036">
        <w:rPr>
          <w:rStyle w:val="None"/>
          <w:lang w:val="en-GB"/>
        </w:rPr>
        <w:t xml:space="preserve"> .</w:t>
      </w:r>
      <w:r w:rsidRPr="000A7036">
        <w:rPr>
          <w:rStyle w:val="None"/>
          <w:lang w:val="en-GB"/>
        </w:rPr>
        <w:t xml:space="preserve">72, Cohen's </w:t>
      </w:r>
      <w:r w:rsidRPr="000A7036">
        <w:rPr>
          <w:rStyle w:val="None"/>
          <w:i/>
          <w:iCs/>
          <w:lang w:val="en-GB"/>
        </w:rPr>
        <w:t>w</w:t>
      </w:r>
      <w:r w:rsidRPr="000A7036">
        <w:rPr>
          <w:rStyle w:val="None"/>
          <w:lang w:val="en-GB"/>
        </w:rPr>
        <w:t xml:space="preserve"> =</w:t>
      </w:r>
      <w:r w:rsidR="000A7036">
        <w:rPr>
          <w:rStyle w:val="None"/>
          <w:lang w:val="en-GB"/>
        </w:rPr>
        <w:t xml:space="preserve"> .</w:t>
      </w:r>
      <w:r w:rsidRPr="000A7036">
        <w:rPr>
          <w:rStyle w:val="None"/>
          <w:lang w:val="en-GB"/>
        </w:rPr>
        <w:t xml:space="preserve">14, consistent with the ambiguous pairwise test results on average BIC scores. </w:t>
      </w:r>
    </w:p>
    <w:p w14:paraId="39E6E512" w14:textId="61ECCDD6" w:rsidR="00F7085F" w:rsidRPr="002D7047" w:rsidRDefault="002D7047" w:rsidP="002D7047">
      <w:pPr>
        <w:pStyle w:val="BodyA"/>
        <w:spacing w:line="480" w:lineRule="auto"/>
        <w:jc w:val="center"/>
        <w:rPr>
          <w:lang w:val="en-GB"/>
        </w:rPr>
      </w:pPr>
      <w:r w:rsidRPr="002D7047">
        <w:rPr>
          <w:rStyle w:val="None"/>
          <w:rFonts w:eastAsia="Arial Unicode MS"/>
          <w:lang w:val="en-GB"/>
        </w:rPr>
        <w:t>Insert Figure 3 here</w:t>
      </w:r>
    </w:p>
    <w:p w14:paraId="69EEB2A9" w14:textId="77777777" w:rsidR="00F7085F" w:rsidRPr="000A7036" w:rsidRDefault="00000000">
      <w:pPr>
        <w:pStyle w:val="BodyA"/>
        <w:spacing w:line="480" w:lineRule="auto"/>
        <w:rPr>
          <w:rStyle w:val="None"/>
          <w:lang w:val="en-GB"/>
        </w:rPr>
      </w:pPr>
      <w:r w:rsidRPr="000A7036">
        <w:rPr>
          <w:rStyle w:val="None"/>
          <w:lang w:val="en-GB"/>
        </w:rPr>
        <w:t>Discussion</w:t>
      </w:r>
    </w:p>
    <w:p w14:paraId="0548F668" w14:textId="72F9AB8D" w:rsidR="00F7085F" w:rsidRPr="000A7036" w:rsidRDefault="00000000">
      <w:pPr>
        <w:pStyle w:val="BodyA"/>
        <w:spacing w:after="288" w:line="480" w:lineRule="auto"/>
        <w:ind w:firstLine="720"/>
        <w:rPr>
          <w:rStyle w:val="None"/>
          <w:lang w:val="en-GB"/>
        </w:rPr>
      </w:pPr>
      <w:r w:rsidRPr="000A7036">
        <w:rPr>
          <w:rStyle w:val="None"/>
          <w:lang w:val="en-GB"/>
        </w:rPr>
        <w:t xml:space="preserve">We built theoretical computational theories to explain why participants make choices sometimes consistent with a computational “optimality” benchmark (which makes decisions solely based on ground truth information) and sometimes inconsistent with this benchmark. We fit these theoretical models to participant choices from ten datasets using formal model comparisons. The biased prior model received the most model fitting evidence, though the results of some datasets provided clearer evidence than others. The evidence favouring the biased prior model was clearest in paradigms where participants searched face images for the </w:t>
      </w:r>
      <w:proofErr w:type="gramStart"/>
      <w:r w:rsidRPr="000A7036">
        <w:rPr>
          <w:rStyle w:val="None"/>
          <w:lang w:val="en-GB"/>
        </w:rPr>
        <w:t>one</w:t>
      </w:r>
      <w:proofErr w:type="gramEnd"/>
      <w:r w:rsidRPr="000A7036">
        <w:rPr>
          <w:rStyle w:val="None"/>
          <w:lang w:val="en-GB"/>
        </w:rPr>
        <w:t xml:space="preserve"> they would consider the most attractive date for themselves. The biased prior also performed strongly when participants searched faces for qualities </w:t>
      </w:r>
      <w:r w:rsidR="002B18E2">
        <w:rPr>
          <w:rStyle w:val="None"/>
          <w:lang w:val="en-GB"/>
        </w:rPr>
        <w:t xml:space="preserve">other than attractiveness </w:t>
      </w:r>
      <w:r w:rsidRPr="000A7036">
        <w:rPr>
          <w:rStyle w:val="None"/>
          <w:lang w:val="en-GB"/>
        </w:rPr>
        <w:t xml:space="preserve">or searched non-face images, though these paradigms lead to notable subsets of participants who were best fit by the cost to sample model. Though the biased prior model appears </w:t>
      </w:r>
      <w:r w:rsidR="00693D81">
        <w:rPr>
          <w:rStyle w:val="None"/>
          <w:lang w:val="en-GB"/>
        </w:rPr>
        <w:t>as</w:t>
      </w:r>
      <w:r w:rsidRPr="000A7036">
        <w:rPr>
          <w:rStyle w:val="None"/>
          <w:lang w:val="en-GB"/>
        </w:rPr>
        <w:t xml:space="preserve"> the dominant strategy, we are open to the idea that participants use multiple strategies</w:t>
      </w:r>
      <w:r w:rsidR="00E86F08">
        <w:rPr>
          <w:rStyle w:val="None"/>
          <w:lang w:val="en-GB"/>
        </w:rPr>
        <w:t xml:space="preserve">, with the strategy mixture varying </w:t>
      </w:r>
      <w:r w:rsidRPr="000A7036">
        <w:rPr>
          <w:rStyle w:val="None"/>
          <w:lang w:val="en-GB"/>
        </w:rPr>
        <w:t>by domain. Both cost to sample and biased prior models – which are similar because they are based on a parameterised version of the ground truth benchmark – outperformed the cut off model.</w:t>
      </w:r>
    </w:p>
    <w:p w14:paraId="5B21B4AB" w14:textId="2293E09A" w:rsidR="00F7085F" w:rsidRPr="000A7036" w:rsidRDefault="00000000">
      <w:pPr>
        <w:pStyle w:val="BodyA"/>
        <w:spacing w:after="288" w:line="480" w:lineRule="auto"/>
        <w:ind w:firstLine="720"/>
        <w:rPr>
          <w:rStyle w:val="None"/>
          <w:lang w:val="en-GB"/>
        </w:rPr>
      </w:pPr>
      <w:r w:rsidRPr="000A7036">
        <w:rPr>
          <w:rStyle w:val="None"/>
          <w:lang w:val="en-GB"/>
        </w:rPr>
        <w:t xml:space="preserve">Our technique for parameterising ground truth benchmarks, inspired by proposals from Costa and Averbeck (2015) and Todd and Miller (1999), allows us to explain how participants can be highly “accurate” in the sense of making choices that maximise a corresponding participants’ image preferences. At the same time, this approach also can elucidate the subjective psychological processes that motivate participants to deviate from this notion of accuracy. Indeed, Figures S5-S7 </w:t>
      </w:r>
      <w:r w:rsidRPr="000A7036">
        <w:rPr>
          <w:rStyle w:val="None"/>
          <w:lang w:val="en-GB"/>
        </w:rPr>
        <w:lastRenderedPageBreak/>
        <w:t xml:space="preserve">show that, across all datasets, while the ground truth benchmark tends to achieve on average its corresponding participants’ second favourite image, the participants themselves (and the fitted models) tend to obtain the third or fourth favourite image on average. Thus, though participants can be highly accurate in the same way that the ground truth benchmark is, an optimistic outlook on the prospects of future options may lead participants to sometimes continue sampling beyond the image that the ground truth model would choose. </w:t>
      </w:r>
    </w:p>
    <w:p w14:paraId="371CE980" w14:textId="2FE1A5C7" w:rsidR="00F7085F" w:rsidRPr="000A7036" w:rsidRDefault="00000000">
      <w:pPr>
        <w:pStyle w:val="BodyA"/>
        <w:spacing w:after="288" w:line="480" w:lineRule="auto"/>
        <w:ind w:firstLine="720"/>
        <w:rPr>
          <w:rStyle w:val="None"/>
          <w:lang w:val="en-GB"/>
        </w:rPr>
      </w:pPr>
      <w:r w:rsidRPr="000A7036">
        <w:rPr>
          <w:rStyle w:val="None"/>
          <w:lang w:val="en-GB"/>
        </w:rPr>
        <w:t xml:space="preserve">This approach differs from previous approaches to modelling sequential decision problems and it comes with its own advantages and disadvantages. One advantage is that we build here “cognitive models” that formalise the psychological processes that lead to choice thresholds at each sequence position and, in turn, participants’ choices themselves. Parameterised versions of the Costa and Averbeck (2015) model theorise that participants maintain a belief about the probability distribution of option values, which they are continuously updating as they sample new information. Participants’ cognitive processes involve using this distribution to compute the expected value of forthcoming option values, which then becomes the choice threshold – the value of the current option must exceed the expected value of future options to be chosen. </w:t>
      </w:r>
    </w:p>
    <w:p w14:paraId="6B36A41F" w14:textId="6BA5FF5A" w:rsidR="00F7085F" w:rsidRPr="000A7036" w:rsidRDefault="00000000">
      <w:pPr>
        <w:pStyle w:val="BodyA"/>
        <w:spacing w:after="288" w:line="480" w:lineRule="auto"/>
        <w:ind w:firstLine="720"/>
        <w:rPr>
          <w:rStyle w:val="None"/>
          <w:lang w:val="en-GB"/>
        </w:rPr>
      </w:pPr>
      <w:r w:rsidRPr="000A7036">
        <w:rPr>
          <w:rStyle w:val="None"/>
          <w:lang w:val="en-GB"/>
        </w:rPr>
        <w:t xml:space="preserve">In some recent approaches to modelling similar decision problems, more traditional verbal cognitive theories are first associated with predictions about choice patterns, such as distributions of accept responses over sequence positions. Curve fitting methods can then be used to identify the best response distribution (e.g., Lee and Chong, 2024). In another approach, Baumann and colleagues (2023) suggest that linearly decreasing choice thresholds arise from a heuristic that dictates these thresholds, and they assume this heuristic is manageable for participants to compute consciously. In these cases, the computational model describes the response distributions or the thresholds over sequence positions but does not directly embody the cognitive processes that produce them. In contrast, the approach we wanted to take here was to formally simulate where thresholds come from using computational models of the cognitive mechanisms involved. Indeed, </w:t>
      </w:r>
      <w:r w:rsidR="00D9450E">
        <w:rPr>
          <w:rStyle w:val="None"/>
          <w:lang w:val="en-GB"/>
        </w:rPr>
        <w:lastRenderedPageBreak/>
        <w:t>our modelling framework is amenable to the above analysis techniques. O</w:t>
      </w:r>
      <w:r w:rsidRPr="000A7036">
        <w:rPr>
          <w:rStyle w:val="None"/>
          <w:lang w:val="en-GB"/>
        </w:rPr>
        <w:t xml:space="preserve">ne could test whether the biased prior model or any other model from </w:t>
      </w:r>
      <w:r w:rsidR="00D9450E">
        <w:rPr>
          <w:rStyle w:val="None"/>
          <w:lang w:val="en-GB"/>
        </w:rPr>
        <w:t>its</w:t>
      </w:r>
      <w:r w:rsidRPr="000A7036">
        <w:rPr>
          <w:rStyle w:val="None"/>
          <w:lang w:val="en-GB"/>
        </w:rPr>
        <w:t xml:space="preserve"> family produces </w:t>
      </w:r>
      <w:r w:rsidR="00F62481">
        <w:rPr>
          <w:rStyle w:val="None"/>
          <w:lang w:val="en-GB"/>
        </w:rPr>
        <w:t>similar</w:t>
      </w:r>
      <w:r w:rsidRPr="000A7036">
        <w:rPr>
          <w:rStyle w:val="None"/>
          <w:lang w:val="en-GB"/>
        </w:rPr>
        <w:t xml:space="preserve"> response distributions or threshold patterns as produced by humans and we suggest this </w:t>
      </w:r>
      <w:proofErr w:type="gramStart"/>
      <w:r w:rsidR="00CE12BA">
        <w:rPr>
          <w:rStyle w:val="None"/>
          <w:lang w:val="en-GB"/>
        </w:rPr>
        <w:t>fine grained</w:t>
      </w:r>
      <w:proofErr w:type="gramEnd"/>
      <w:r w:rsidR="00CE12BA">
        <w:rPr>
          <w:rStyle w:val="None"/>
          <w:lang w:val="en-GB"/>
        </w:rPr>
        <w:t xml:space="preserve"> quantitative analyses of model performance </w:t>
      </w:r>
      <w:r w:rsidRPr="000A7036">
        <w:rPr>
          <w:rStyle w:val="None"/>
          <w:lang w:val="en-GB"/>
        </w:rPr>
        <w:t>as a fruitful area for future research.</w:t>
      </w:r>
    </w:p>
    <w:p w14:paraId="2A432430" w14:textId="6453C1F4" w:rsidR="00F7085F" w:rsidRPr="000A7036" w:rsidRDefault="00000000">
      <w:pPr>
        <w:pStyle w:val="BodyA"/>
        <w:spacing w:after="288" w:line="480" w:lineRule="auto"/>
        <w:ind w:firstLine="720"/>
        <w:rPr>
          <w:rStyle w:val="None"/>
          <w:lang w:val="en-GB"/>
        </w:rPr>
      </w:pPr>
      <w:r w:rsidRPr="000A7036">
        <w:rPr>
          <w:rStyle w:val="None"/>
          <w:lang w:val="en-GB"/>
        </w:rPr>
        <w:t xml:space="preserve">Our models of course have limitations as well. It is not clear from our data so far why participants would have such optimistic expectations of option values or whether there are contexts </w:t>
      </w:r>
      <w:proofErr w:type="gramStart"/>
      <w:r w:rsidRPr="000A7036">
        <w:rPr>
          <w:rStyle w:val="None"/>
          <w:lang w:val="en-GB"/>
        </w:rPr>
        <w:t>where</w:t>
      </w:r>
      <w:proofErr w:type="gramEnd"/>
      <w:r w:rsidRPr="000A7036">
        <w:rPr>
          <w:rStyle w:val="None"/>
          <w:lang w:val="en-GB"/>
        </w:rPr>
        <w:t xml:space="preserve"> adopting such an attitude might be advantageous. Moreover, the </w:t>
      </w:r>
      <w:del w:id="802" w:author="Furl, Nicholas" w:date="2026-07-02T13:59:00Z" w16du:dateUtc="2026-07-02T12:59:00Z">
        <w:r w:rsidRPr="000A7036" w:rsidDel="008479C2">
          <w:rPr>
            <w:rStyle w:val="None"/>
            <w:lang w:val="en-GB"/>
          </w:rPr>
          <w:delText>backward</w:delText>
        </w:r>
      </w:del>
      <w:ins w:id="803" w:author="Furl, Nicholas" w:date="2026-07-02T13:59:00Z" w16du:dateUtc="2026-07-02T12:59:00Z">
        <w:r w:rsidR="008479C2">
          <w:rPr>
            <w:rStyle w:val="None"/>
            <w:lang w:val="en-GB"/>
          </w:rPr>
          <w:t>backwards</w:t>
        </w:r>
      </w:ins>
      <w:r w:rsidRPr="000A7036">
        <w:rPr>
          <w:rStyle w:val="None"/>
          <w:lang w:val="en-GB"/>
        </w:rPr>
        <w:t xml:space="preserve"> induction technique the biased prior and cost to sample models use to derive expected values of prospective option values involves a </w:t>
      </w:r>
      <w:r w:rsidR="00BF6CF8">
        <w:rPr>
          <w:rStyle w:val="None"/>
          <w:lang w:val="en-GB"/>
        </w:rPr>
        <w:t xml:space="preserve">rather </w:t>
      </w:r>
      <w:r w:rsidRPr="000A7036">
        <w:rPr>
          <w:rStyle w:val="None"/>
          <w:lang w:val="en-GB"/>
        </w:rPr>
        <w:t>complex computation that precludes conscious, voluntary or effortful computation by participants. Nevertheless, there is</w:t>
      </w:r>
      <w:r w:rsidR="00BF6CF8">
        <w:rPr>
          <w:rStyle w:val="None"/>
          <w:lang w:val="en-GB"/>
        </w:rPr>
        <w:t xml:space="preserve"> </w:t>
      </w:r>
      <w:r w:rsidRPr="000A7036">
        <w:rPr>
          <w:rStyle w:val="None"/>
          <w:lang w:val="en-GB"/>
        </w:rPr>
        <w:t xml:space="preserve">brain imaging evidence that brain responses </w:t>
      </w:r>
      <w:r w:rsidR="00BF6CF8">
        <w:rPr>
          <w:rStyle w:val="None"/>
          <w:lang w:val="en-GB"/>
        </w:rPr>
        <w:t xml:space="preserve">in fact </w:t>
      </w:r>
      <w:r w:rsidRPr="000A7036">
        <w:rPr>
          <w:rStyle w:val="None"/>
          <w:lang w:val="en-GB"/>
        </w:rPr>
        <w:t xml:space="preserve">track </w:t>
      </w:r>
      <w:del w:id="804" w:author="Furl, Nicholas" w:date="2026-07-02T13:59:00Z" w16du:dateUtc="2026-07-02T12:59:00Z">
        <w:r w:rsidRPr="000A7036" w:rsidDel="008479C2">
          <w:rPr>
            <w:rStyle w:val="None"/>
            <w:lang w:val="en-GB"/>
          </w:rPr>
          <w:delText>backward</w:delText>
        </w:r>
      </w:del>
      <w:ins w:id="805" w:author="Furl, Nicholas" w:date="2026-07-02T13:59:00Z" w16du:dateUtc="2026-07-02T12:59:00Z">
        <w:r w:rsidR="008479C2">
          <w:rPr>
            <w:rStyle w:val="None"/>
            <w:lang w:val="en-GB"/>
          </w:rPr>
          <w:t>backwards</w:t>
        </w:r>
      </w:ins>
      <w:r w:rsidRPr="000A7036">
        <w:rPr>
          <w:rStyle w:val="None"/>
          <w:lang w:val="en-GB"/>
        </w:rPr>
        <w:t xml:space="preserve"> induction computations (Costa &amp; Averbeck, 2015; Furl &amp; Averbeck, 2011)</w:t>
      </w:r>
      <w:r w:rsidR="00BF6CF8">
        <w:rPr>
          <w:rStyle w:val="None"/>
          <w:lang w:val="en-GB"/>
        </w:rPr>
        <w:t xml:space="preserve"> while </w:t>
      </w:r>
      <w:r w:rsidR="002F2662">
        <w:rPr>
          <w:rStyle w:val="None"/>
          <w:lang w:val="en-GB"/>
        </w:rPr>
        <w:t xml:space="preserve">does not seem to </w:t>
      </w:r>
      <w:r w:rsidR="005756AF">
        <w:rPr>
          <w:rStyle w:val="None"/>
          <w:lang w:val="en-GB"/>
        </w:rPr>
        <w:t xml:space="preserve">currently </w:t>
      </w:r>
      <w:r w:rsidR="002F2662">
        <w:rPr>
          <w:rStyle w:val="None"/>
          <w:lang w:val="en-GB"/>
        </w:rPr>
        <w:t>be any evidence for</w:t>
      </w:r>
      <w:r w:rsidR="00BF6CF8">
        <w:rPr>
          <w:rStyle w:val="None"/>
          <w:lang w:val="en-GB"/>
        </w:rPr>
        <w:t xml:space="preserve"> comparable </w:t>
      </w:r>
      <w:r w:rsidR="002F2662">
        <w:rPr>
          <w:rStyle w:val="None"/>
          <w:lang w:val="en-GB"/>
        </w:rPr>
        <w:t>brain-based</w:t>
      </w:r>
      <w:r w:rsidR="00BF6CF8">
        <w:rPr>
          <w:rStyle w:val="None"/>
          <w:lang w:val="en-GB"/>
        </w:rPr>
        <w:t xml:space="preserve"> correlates </w:t>
      </w:r>
      <w:r w:rsidR="002F2662">
        <w:rPr>
          <w:rStyle w:val="None"/>
          <w:lang w:val="en-GB"/>
        </w:rPr>
        <w:t>of</w:t>
      </w:r>
      <w:r w:rsidR="00BF6CF8">
        <w:rPr>
          <w:rStyle w:val="None"/>
          <w:lang w:val="en-GB"/>
        </w:rPr>
        <w:t xml:space="preserve"> more “heuristic” processes</w:t>
      </w:r>
      <w:r w:rsidRPr="000A7036">
        <w:rPr>
          <w:rStyle w:val="None"/>
          <w:lang w:val="en-GB"/>
        </w:rPr>
        <w:t xml:space="preserve">. Moreover, it is not well established that </w:t>
      </w:r>
      <w:r w:rsidR="002F2662">
        <w:rPr>
          <w:rStyle w:val="None"/>
          <w:lang w:val="en-GB"/>
        </w:rPr>
        <w:t xml:space="preserve">the </w:t>
      </w:r>
      <w:r w:rsidRPr="000A7036">
        <w:rPr>
          <w:rStyle w:val="None"/>
          <w:lang w:val="en-GB"/>
        </w:rPr>
        <w:t xml:space="preserve">previously proposed “heuristics” are activities that most participants can in fact compute easily in a conscious or deliberate way within working memory constraints. </w:t>
      </w:r>
      <w:r w:rsidR="002F2662">
        <w:rPr>
          <w:rStyle w:val="None"/>
          <w:lang w:val="en-GB"/>
        </w:rPr>
        <w:t xml:space="preserve">These computations for example involve </w:t>
      </w:r>
      <w:r w:rsidR="002F2662" w:rsidRPr="000A7036">
        <w:rPr>
          <w:rStyle w:val="None"/>
          <w:lang w:val="en-GB"/>
        </w:rPr>
        <w:t xml:space="preserve">computing which cut off can “satisfice” (Todd &amp; Miller, 1999) or </w:t>
      </w:r>
      <w:r w:rsidR="002F2662">
        <w:rPr>
          <w:rStyle w:val="None"/>
          <w:lang w:val="en-GB"/>
        </w:rPr>
        <w:t>computing</w:t>
      </w:r>
      <w:r w:rsidR="002F2662" w:rsidRPr="000A7036">
        <w:rPr>
          <w:rStyle w:val="None"/>
          <w:lang w:val="en-GB"/>
        </w:rPr>
        <w:t xml:space="preserve"> a </w:t>
      </w:r>
      <w:r w:rsidR="002F2662">
        <w:rPr>
          <w:rStyle w:val="None"/>
          <w:lang w:val="en-GB"/>
        </w:rPr>
        <w:t xml:space="preserve">negatively sloped </w:t>
      </w:r>
      <w:r w:rsidR="002F2662" w:rsidRPr="000A7036">
        <w:rPr>
          <w:rStyle w:val="None"/>
          <w:lang w:val="en-GB"/>
        </w:rPr>
        <w:t xml:space="preserve">line, extrapolating points along it, then using those points as </w:t>
      </w:r>
      <w:r w:rsidR="002F2662">
        <w:rPr>
          <w:rStyle w:val="None"/>
          <w:lang w:val="en-GB"/>
        </w:rPr>
        <w:t xml:space="preserve">decreasing </w:t>
      </w:r>
      <w:r w:rsidR="002F2662" w:rsidRPr="000A7036">
        <w:rPr>
          <w:rStyle w:val="None"/>
          <w:lang w:val="en-GB"/>
        </w:rPr>
        <w:t>acceptance thresholds (Baumann et al., 2023)</w:t>
      </w:r>
      <w:r w:rsidR="002F2662">
        <w:rPr>
          <w:rStyle w:val="None"/>
          <w:lang w:val="en-GB"/>
        </w:rPr>
        <w:t xml:space="preserve">. Indeed, these models do not specify a computational basis for computing cut offs or decreasing threshold slopes. </w:t>
      </w:r>
      <w:r w:rsidRPr="000A7036">
        <w:rPr>
          <w:rStyle w:val="None"/>
          <w:lang w:val="en-GB"/>
        </w:rPr>
        <w:t xml:space="preserve">The </w:t>
      </w:r>
      <w:r w:rsidR="002F2662">
        <w:rPr>
          <w:rStyle w:val="None"/>
          <w:lang w:val="en-GB"/>
        </w:rPr>
        <w:t xml:space="preserve">general </w:t>
      </w:r>
      <w:r w:rsidRPr="000A7036">
        <w:rPr>
          <w:rStyle w:val="None"/>
          <w:lang w:val="en-GB"/>
        </w:rPr>
        <w:t>idea of heuristics however is appealing, and we believe future work should indeed be focused on identifying simpler cognitive process models</w:t>
      </w:r>
      <w:r w:rsidR="002F2662">
        <w:rPr>
          <w:rStyle w:val="None"/>
          <w:lang w:val="en-GB"/>
        </w:rPr>
        <w:t xml:space="preserve">. Models that might </w:t>
      </w:r>
      <w:r w:rsidRPr="000A7036">
        <w:rPr>
          <w:rStyle w:val="None"/>
          <w:lang w:val="en-GB"/>
        </w:rPr>
        <w:t>approximate backwards induction without its complexity</w:t>
      </w:r>
      <w:r w:rsidR="002F2662">
        <w:rPr>
          <w:rStyle w:val="None"/>
          <w:lang w:val="en-GB"/>
        </w:rPr>
        <w:t xml:space="preserve"> would be invaluable</w:t>
      </w:r>
      <w:r w:rsidRPr="000A7036">
        <w:rPr>
          <w:rStyle w:val="None"/>
          <w:lang w:val="en-GB"/>
        </w:rPr>
        <w:t>.</w:t>
      </w:r>
    </w:p>
    <w:p w14:paraId="6CD000B4" w14:textId="3E966B2C" w:rsidR="00F7085F" w:rsidRPr="000A7036" w:rsidRDefault="00000000">
      <w:pPr>
        <w:pStyle w:val="BodyA"/>
        <w:spacing w:after="288" w:line="480" w:lineRule="auto"/>
        <w:ind w:firstLine="720"/>
        <w:rPr>
          <w:rStyle w:val="None"/>
          <w:lang w:val="en-GB"/>
        </w:rPr>
      </w:pPr>
      <w:r w:rsidRPr="000A7036">
        <w:rPr>
          <w:rStyle w:val="None"/>
          <w:lang w:val="en-GB"/>
        </w:rPr>
        <w:t>As mentioned, the reasons that participants might use a biased prior strategy are not obvious. One possibility might lie in how</w:t>
      </w:r>
      <w:r w:rsidR="000C5510">
        <w:rPr>
          <w:rStyle w:val="None"/>
          <w:lang w:val="en-GB"/>
        </w:rPr>
        <w:t xml:space="preserve"> participants learn their</w:t>
      </w:r>
      <w:r w:rsidRPr="000A7036">
        <w:rPr>
          <w:rStyle w:val="None"/>
          <w:lang w:val="en-GB"/>
        </w:rPr>
        <w:t xml:space="preserve"> prior distribution</w:t>
      </w:r>
      <w:r w:rsidR="000C5510">
        <w:rPr>
          <w:rStyle w:val="None"/>
          <w:lang w:val="en-GB"/>
        </w:rPr>
        <w:t>s</w:t>
      </w:r>
      <w:r w:rsidRPr="000A7036">
        <w:rPr>
          <w:rStyle w:val="None"/>
          <w:lang w:val="en-GB"/>
        </w:rPr>
        <w:t xml:space="preserve">. For example, participants may selectively remember high quality options that they hope to select later while forgetting </w:t>
      </w:r>
      <w:proofErr w:type="gramStart"/>
      <w:r w:rsidRPr="000A7036">
        <w:rPr>
          <w:rStyle w:val="None"/>
          <w:lang w:val="en-GB"/>
        </w:rPr>
        <w:t>less</w:t>
      </w:r>
      <w:proofErr w:type="gramEnd"/>
      <w:r w:rsidRPr="000A7036">
        <w:rPr>
          <w:rStyle w:val="None"/>
          <w:lang w:val="en-GB"/>
        </w:rPr>
        <w:t xml:space="preserve"> interesting options. This selective learning of certain high-quality items could occur </w:t>
      </w:r>
      <w:r w:rsidRPr="000A7036">
        <w:rPr>
          <w:rStyle w:val="None"/>
          <w:lang w:val="en-GB"/>
        </w:rPr>
        <w:lastRenderedPageBreak/>
        <w:t xml:space="preserve">during encounters with stimuli (e.g., faces) in the outside world before the study, or during phase 1 within the study. Another possibility is that exposure to the deluge of media content outside of the study, especially commercial advertising, might positively bias participants’ expectations about the attractiveness of images depicting faces, foods or vacation destinations. Though these options sound plausible, any viable theory should also explain why participants appear to have pessimistic expectations when the task involves searches through numeric prices, which convey option values without use of images. Indeed, van de Wouw and colleagues (2024) showed that the biased prior model was also the best fitting in this numeric price-based task, even though participants consistently searched through fewer prices than the ground truth benchmark. Why optimism for some domains and pessimism in others? We recommend that future studies concentrate on examining how participants form expectations about reward from statistical distribution learning, and to test whether optimistic prior expectations about images might arise in contexts more generally than just optimal stopping problems. </w:t>
      </w:r>
    </w:p>
    <w:p w14:paraId="02B7ED3C" w14:textId="0628890A" w:rsidR="00F7085F" w:rsidRPr="000A7036" w:rsidRDefault="00000000">
      <w:pPr>
        <w:pStyle w:val="BodyA"/>
        <w:spacing w:after="288" w:line="480" w:lineRule="auto"/>
        <w:ind w:firstLine="720"/>
        <w:rPr>
          <w:rStyle w:val="None"/>
          <w:lang w:val="en-GB"/>
        </w:rPr>
      </w:pPr>
      <w:r w:rsidRPr="000A7036">
        <w:rPr>
          <w:rStyle w:val="None"/>
          <w:lang w:val="en-GB"/>
        </w:rPr>
        <w:t xml:space="preserve">Though the tasks we studied here all involved image-based searches, many of the methods details varied drastically from dataset to dataset and yet our results remain remarkably consistent, especially the robust finding of that participants sample more than the ground truth benchmark. Perhaps most importantly, the tasks varied by domain. </w:t>
      </w:r>
      <w:r w:rsidR="00E234C6">
        <w:rPr>
          <w:rStyle w:val="None"/>
          <w:lang w:val="en-GB"/>
        </w:rPr>
        <w:t>L</w:t>
      </w:r>
      <w:r w:rsidRPr="000A7036">
        <w:rPr>
          <w:rStyle w:val="None"/>
          <w:lang w:val="en-GB"/>
        </w:rPr>
        <w:t xml:space="preserve">ong searches appear to be a broader phenomenon that generalises beyond personal mate choice </w:t>
      </w:r>
      <w:r w:rsidR="00E234C6">
        <w:rPr>
          <w:rStyle w:val="None"/>
          <w:lang w:val="en-GB"/>
        </w:rPr>
        <w:t xml:space="preserve">(Furl et al., 2019) </w:t>
      </w:r>
      <w:r w:rsidRPr="000A7036">
        <w:rPr>
          <w:rStyle w:val="None"/>
          <w:lang w:val="en-GB"/>
        </w:rPr>
        <w:t xml:space="preserve">and extends to mate choices for others (matchmaker dataset), other judgments about faces (trustworthiness datasets 1 and 2) and beyond faces altogether (foods datasets 1 and 2 and vacations datasets 1 and 2). We suspect that it is the image-based nature of the option value presentation that, at least in part, instigates this oversampling bias. </w:t>
      </w:r>
    </w:p>
    <w:p w14:paraId="6514C361" w14:textId="6F613EDE" w:rsidR="00F7085F" w:rsidRPr="000A7036" w:rsidRDefault="00000000">
      <w:pPr>
        <w:pStyle w:val="BodyA"/>
        <w:spacing w:after="288" w:line="480" w:lineRule="auto"/>
        <w:ind w:firstLine="720"/>
        <w:rPr>
          <w:rStyle w:val="None"/>
          <w:lang w:val="en-GB"/>
        </w:rPr>
      </w:pPr>
      <w:r w:rsidRPr="000A7036">
        <w:rPr>
          <w:rStyle w:val="None"/>
          <w:lang w:val="en-GB"/>
        </w:rPr>
        <w:t xml:space="preserve">In addition to the searches involving different domains, the ten datasets also vary in whether they were conducted in the lab, were sampled in-person from mostly students on campus (facial attractiveness dataset 1, matchmaker and trustworthiness dataset 1), from worldwide via an </w:t>
      </w:r>
      <w:r w:rsidRPr="000A7036">
        <w:rPr>
          <w:rStyle w:val="None"/>
          <w:lang w:val="en-GB"/>
        </w:rPr>
        <w:lastRenderedPageBreak/>
        <w:t>online participant recruitment platform (trustworthiness dataset 2, facial attractiveness dataset 2, foods dataset 1, vacations dataset 1) or in-person, sampled from university open day attendees in the UK (facial attractiveness dataset 3, foods dataset 2, vacations dataset 2). The datasets also varied in sample size from 20 (facial attractiveness dataset 1, matchmaker dataset and trustworthiness dataset 1) to 75 (Facial attractiveness dataset 2, foods dataset 1 and vacations dataset 1). The number of sequences per participant</w:t>
      </w:r>
      <w:r w:rsidR="000A7036">
        <w:rPr>
          <w:rStyle w:val="None"/>
          <w:lang w:val="en-GB"/>
        </w:rPr>
        <w:t xml:space="preserve"> </w:t>
      </w:r>
      <w:r w:rsidRPr="000A7036">
        <w:rPr>
          <w:rStyle w:val="None"/>
          <w:lang w:val="en-GB"/>
        </w:rPr>
        <w:t xml:space="preserve">varied from only five (Facial attractiveness datasets 2 and 3, foods dataset 1 and 2 and vacations dataset 1 and 2) to 40 (trustworthiness dataset 2). There was also no systematic relationship between the best-fitting models and the number of times </w:t>
      </w:r>
      <w:r w:rsidR="000501CE">
        <w:rPr>
          <w:rStyle w:val="None"/>
          <w:lang w:val="en-GB"/>
        </w:rPr>
        <w:t xml:space="preserve">participants rated </w:t>
      </w:r>
      <w:r w:rsidRPr="000A7036">
        <w:rPr>
          <w:rStyle w:val="None"/>
          <w:lang w:val="en-GB"/>
        </w:rPr>
        <w:t xml:space="preserve">potential options in phase 1 nor whether there was an intervening distractor task between phase 1 and the full information decision task. </w:t>
      </w:r>
    </w:p>
    <w:p w14:paraId="68983D00" w14:textId="77777777" w:rsidR="00F7085F" w:rsidRPr="000A7036" w:rsidRDefault="00000000">
      <w:pPr>
        <w:pStyle w:val="BodyA"/>
        <w:spacing w:after="288" w:line="480" w:lineRule="auto"/>
        <w:ind w:firstLine="720"/>
        <w:rPr>
          <w:rStyle w:val="None"/>
          <w:lang w:val="en-GB"/>
        </w:rPr>
      </w:pPr>
      <w:r w:rsidRPr="000A7036">
        <w:rPr>
          <w:rStyle w:val="None"/>
          <w:lang w:val="en-GB"/>
        </w:rPr>
        <w:t xml:space="preserve">In sum, our study demonstrates the utility of a cognitive modelling-based approach. We show here that an optimistic computational strategy can explain relatively long searches through images. With increasing use of online and smartphone applications, from ordering a meal online to choosing a date on Tinder, </w:t>
      </w:r>
      <w:proofErr w:type="gramStart"/>
      <w:r w:rsidRPr="000A7036">
        <w:rPr>
          <w:rStyle w:val="None"/>
          <w:lang w:val="en-GB"/>
        </w:rPr>
        <w:t>more and more</w:t>
      </w:r>
      <w:proofErr w:type="gramEnd"/>
      <w:r w:rsidRPr="000A7036">
        <w:rPr>
          <w:rStyle w:val="None"/>
          <w:lang w:val="en-GB"/>
        </w:rPr>
        <w:t xml:space="preserve"> decisions are made by accepting and rejecting sequences of images. By studying these types of searches, providers and users of services involving such searches can better understand and perhaps even improve the performance of searches in real world settings like these.</w:t>
      </w:r>
    </w:p>
    <w:p w14:paraId="336914E6" w14:textId="77777777" w:rsidR="00F7085F" w:rsidRPr="00DE5E06" w:rsidRDefault="00000000">
      <w:pPr>
        <w:pStyle w:val="Body"/>
      </w:pPr>
      <w:r w:rsidRPr="000A7036">
        <w:rPr>
          <w:rStyle w:val="None"/>
          <w:rFonts w:ascii="Arial Unicode MS" w:eastAsia="Arial Unicode MS" w:hAnsi="Arial Unicode MS" w:cs="Arial Unicode MS"/>
        </w:rPr>
        <w:br w:type="page"/>
      </w:r>
    </w:p>
    <w:p w14:paraId="55AD8201" w14:textId="77777777" w:rsidR="007B5CEF" w:rsidRPr="00510FA2" w:rsidRDefault="007B5CEF" w:rsidP="007B5CEF">
      <w:pPr>
        <w:pStyle w:val="BodyA"/>
        <w:spacing w:after="288" w:line="480" w:lineRule="auto"/>
        <w:rPr>
          <w:ins w:id="806" w:author="Furl, Nicholas" w:date="2026-07-02T14:53:00Z" w16du:dateUtc="2026-07-02T13:53:00Z"/>
          <w:rFonts w:cs="Arial Unicode MS"/>
          <w:lang w:val="en-GB"/>
          <w14:textOutline w14:w="0" w14:cap="flat" w14:cmpd="sng" w14:algn="ctr">
            <w14:noFill/>
            <w14:prstDash w14:val="solid"/>
            <w14:bevel/>
          </w14:textOutline>
        </w:rPr>
      </w:pPr>
      <w:ins w:id="807" w:author="Furl, Nicholas" w:date="2026-07-02T14:53:00Z" w16du:dateUtc="2026-07-02T13:53:00Z">
        <w:r w:rsidRPr="00510FA2">
          <w:rPr>
            <w:rFonts w:cs="Arial Unicode MS"/>
            <w:lang w:val="en-GB"/>
            <w14:textOutline w14:w="0" w14:cap="flat" w14:cmpd="sng" w14:algn="ctr">
              <w14:noFill/>
              <w14:prstDash w14:val="solid"/>
              <w14:bevel/>
            </w14:textOutline>
          </w:rPr>
          <w:lastRenderedPageBreak/>
          <w:t>Predictive distribution over future options</w:t>
        </w:r>
      </w:ins>
    </w:p>
    <w:p w14:paraId="7C614776" w14:textId="77777777" w:rsidR="007B5CEF" w:rsidRPr="00BE2C87" w:rsidRDefault="007B5CEF" w:rsidP="007B5CEF">
      <w:pPr>
        <w:pStyle w:val="BodyA"/>
        <w:spacing w:after="288" w:line="480" w:lineRule="auto"/>
        <w:ind w:firstLine="720"/>
        <w:rPr>
          <w:ins w:id="808" w:author="Furl, Nicholas" w:date="2026-07-02T14:53:00Z" w16du:dateUtc="2026-07-02T13:53:00Z"/>
          <w:rFonts w:cs="Arial Unicode MS"/>
          <w:lang w:val="en-GB"/>
          <w14:textOutline w14:w="0" w14:cap="flat" w14:cmpd="sng" w14:algn="ctr">
            <w14:noFill/>
            <w14:prstDash w14:val="solid"/>
            <w14:bevel/>
          </w14:textOutline>
        </w:rPr>
      </w:pPr>
      <w:ins w:id="809" w:author="Furl, Nicholas" w:date="2026-07-02T14:53:00Z" w16du:dateUtc="2026-07-02T13:53:00Z">
        <w:r>
          <w:rPr>
            <w:rFonts w:cs="Arial Unicode MS"/>
            <w:lang w:val="en-GB"/>
            <w14:textOutline w14:w="0" w14:cap="flat" w14:cmpd="sng" w14:algn="ctr">
              <w14:noFill/>
              <w14:prstDash w14:val="solid"/>
              <w14:bevel/>
            </w14:textOutline>
          </w:rPr>
          <w:t>As mentioned above, t</w:t>
        </w:r>
        <w:r w:rsidRPr="00BE2C87">
          <w:rPr>
            <w:rFonts w:cs="Arial Unicode MS"/>
            <w:lang w:val="en-GB"/>
            <w14:textOutline w14:w="0" w14:cap="flat" w14:cmpd="sng" w14:algn="ctr">
              <w14:noFill/>
              <w14:prstDash w14:val="solid"/>
              <w14:bevel/>
            </w14:textOutline>
          </w:rPr>
          <w:t xml:space="preserve">he Bayesian </w:t>
        </w:r>
        <w:r>
          <w:rPr>
            <w:rFonts w:cs="Arial Unicode MS"/>
            <w:lang w:val="en-GB"/>
            <w14:textOutline w14:w="0" w14:cap="flat" w14:cmpd="sng" w14:algn="ctr">
              <w14:noFill/>
              <w14:prstDash w14:val="solid"/>
              <w14:bevel/>
            </w14:textOutline>
          </w:rPr>
          <w:t xml:space="preserve">framework </w:t>
        </w:r>
        <w:r w:rsidRPr="00BE2C87">
          <w:rPr>
            <w:rFonts w:cs="Arial Unicode MS"/>
            <w:lang w:val="en-GB"/>
            <w14:textOutline w14:w="0" w14:cap="flat" w14:cmpd="sng" w14:algn="ctr">
              <w14:noFill/>
              <w14:prstDash w14:val="solid"/>
              <w14:bevel/>
            </w14:textOutline>
          </w:rPr>
          <w:t>represent</w:t>
        </w:r>
        <w:r>
          <w:rPr>
            <w:rFonts w:cs="Arial Unicode MS"/>
            <w:lang w:val="en-GB"/>
            <w14:textOutline w14:w="0" w14:cap="flat" w14:cmpd="sng" w14:algn="ctr">
              <w14:noFill/>
              <w14:prstDash w14:val="solid"/>
              <w14:bevel/>
            </w14:textOutline>
          </w:rPr>
          <w:t>s an agent’s</w:t>
        </w:r>
        <w:r w:rsidRPr="00BE2C87">
          <w:rPr>
            <w:rFonts w:cs="Arial Unicode MS"/>
            <w:lang w:val="en-GB"/>
            <w14:textOutline w14:w="0" w14:cap="flat" w14:cmpd="sng" w14:algn="ctr">
              <w14:noFill/>
              <w14:prstDash w14:val="solid"/>
              <w14:bevel/>
            </w14:textOutline>
          </w:rPr>
          <w:t xml:space="preserve"> </w:t>
        </w:r>
        <w:r>
          <w:rPr>
            <w:rFonts w:cs="Arial Unicode MS"/>
            <w:lang w:val="en-GB"/>
            <w14:textOutline w14:w="0" w14:cap="flat" w14:cmpd="sng" w14:algn="ctr">
              <w14:noFill/>
              <w14:prstDash w14:val="solid"/>
              <w14:bevel/>
            </w14:textOutline>
          </w:rPr>
          <w:t xml:space="preserve">belief about </w:t>
        </w:r>
        <w:r w:rsidRPr="00BE2C87">
          <w:rPr>
            <w:rFonts w:cs="Arial Unicode MS"/>
            <w:lang w:val="en-GB"/>
            <w14:textOutline w14:w="0" w14:cap="flat" w14:cmpd="sng" w14:algn="ctr">
              <w14:noFill/>
              <w14:prstDash w14:val="solid"/>
              <w14:bevel/>
            </w14:textOutline>
          </w:rPr>
          <w:t xml:space="preserve">future option values using </w:t>
        </w:r>
        <w:r>
          <w:rPr>
            <w:rFonts w:cs="Arial Unicode MS"/>
            <w:lang w:val="en-GB"/>
            <w14:textOutline w14:w="0" w14:cap="flat" w14:cmpd="sng" w14:algn="ctr">
              <w14:noFill/>
              <w14:prstDash w14:val="solid"/>
              <w14:bevel/>
            </w14:textOutline>
          </w:rPr>
          <w:t xml:space="preserve">its predictive </w:t>
        </w:r>
        <w:r w:rsidRPr="00BE2C87">
          <w:rPr>
            <w:rFonts w:cs="Arial Unicode MS"/>
            <w:lang w:val="en-GB"/>
            <w14:textOutline w14:w="0" w14:cap="flat" w14:cmpd="sng" w14:algn="ctr">
              <w14:noFill/>
              <w14:prstDash w14:val="solid"/>
              <w14:bevel/>
            </w14:textOutline>
          </w:rPr>
          <w:t>distribution</w:t>
        </w:r>
        <w:r>
          <w:rPr>
            <w:rFonts w:cs="Arial Unicode MS"/>
            <w:lang w:val="en-GB"/>
            <w14:textOutline w14:w="0" w14:cap="flat" w14:cmpd="sng" w14:algn="ctr">
              <w14:noFill/>
              <w14:prstDash w14:val="solid"/>
              <w14:bevel/>
            </w14:textOutline>
          </w:rPr>
          <w:t>,</w:t>
        </w:r>
        <w:r w:rsidRPr="00BE2C87">
          <w:rPr>
            <w:rFonts w:cs="Arial Unicode MS"/>
            <w:lang w:val="en-GB"/>
            <w14:textOutline w14:w="0" w14:cap="flat" w14:cmpd="sng" w14:algn="ctr">
              <w14:noFill/>
              <w14:prstDash w14:val="solid"/>
              <w14:bevel/>
            </w14:textOutline>
          </w:rPr>
          <w:t xml:space="preserve"> derived from the participant’s phase 1 ratings. This predictive distribution supplie</w:t>
        </w:r>
        <w:r>
          <w:rPr>
            <w:rFonts w:cs="Arial Unicode MS"/>
            <w:lang w:val="en-GB"/>
            <w14:textOutline w14:w="0" w14:cap="flat" w14:cmpd="sng" w14:algn="ctr">
              <w14:noFill/>
              <w14:prstDash w14:val="solid"/>
              <w14:bevel/>
            </w14:textOutline>
          </w:rPr>
          <w:t>s</w:t>
        </w:r>
        <w:r w:rsidRPr="00BE2C87">
          <w:rPr>
            <w:rFonts w:cs="Arial Unicode MS"/>
            <w:lang w:val="en-GB"/>
            <w14:textOutline w14:w="0" w14:cap="flat" w14:cmpd="sng" w14:algn="ctr">
              <w14:noFill/>
              <w14:prstDash w14:val="solid"/>
              <w14:bevel/>
            </w14:textOutline>
          </w:rPr>
          <w:t xml:space="preserve"> the transition term </w:t>
        </w:r>
      </w:ins>
      <m:oMath>
        <m:sSub>
          <m:sSubPr>
            <m:ctrlPr>
              <w:ins w:id="810" w:author="Furl, Nicholas" w:date="2026-07-02T14:53:00Z" w16du:dateUtc="2026-07-02T13:53:00Z">
                <w:rPr>
                  <w:rFonts w:ascii="Cambria Math" w:hAnsi="Cambria Math" w:cs="Arial Unicode MS"/>
                  <w:lang w:val="en-GB"/>
                  <w14:textOutline w14:w="0" w14:cap="flat" w14:cmpd="sng" w14:algn="ctr">
                    <w14:noFill/>
                    <w14:prstDash w14:val="solid"/>
                    <w14:bevel/>
                  </w14:textOutline>
                </w:rPr>
              </w:ins>
            </m:ctrlPr>
          </m:sSubPr>
          <m:e>
            <m:r>
              <w:ins w:id="811" w:author="Furl, Nicholas" w:date="2026-07-02T14:53:00Z" w16du:dateUtc="2026-07-02T13:53:00Z">
                <w:rPr>
                  <w:rFonts w:ascii="Cambria Math" w:hAnsi="Cambria Math" w:cs="Arial Unicode MS"/>
                  <w:lang w:val="en-GB"/>
                  <w14:textOutline w14:w="0" w14:cap="flat" w14:cmpd="sng" w14:algn="ctr">
                    <w14:noFill/>
                    <w14:prstDash w14:val="solid"/>
                    <w14:bevel/>
                  </w14:textOutline>
                </w:rPr>
                <m:t>p</m:t>
              </w:ins>
            </m:r>
          </m:e>
          <m:sub>
            <m:r>
              <w:ins w:id="812" w:author="Furl, Nicholas" w:date="2026-07-02T14:53:00Z" w16du:dateUtc="2026-07-02T13:53:00Z">
                <w:rPr>
                  <w:rFonts w:ascii="Cambria Math" w:hAnsi="Cambria Math" w:cs="Arial Unicode MS"/>
                  <w:lang w:val="en-GB"/>
                  <w14:textOutline w14:w="0" w14:cap="flat" w14:cmpd="sng" w14:algn="ctr">
                    <w14:noFill/>
                    <w14:prstDash w14:val="solid"/>
                    <w14:bevel/>
                  </w14:textOutline>
                </w:rPr>
                <m:t>t</m:t>
              </w:ins>
            </m:r>
          </m:sub>
        </m:sSub>
        <m:r>
          <w:ins w:id="813" w:author="Furl, Nicholas" w:date="2026-07-02T14:53:00Z" w16du:dateUtc="2026-07-02T13:53:00Z">
            <w:rPr>
              <w:rFonts w:ascii="Cambria Math" w:hAnsi="Cambria Math" w:cs="Arial Unicode MS"/>
              <w:lang w:val="en-GB"/>
              <w14:textOutline w14:w="0" w14:cap="flat" w14:cmpd="sng" w14:algn="ctr">
                <w14:noFill/>
                <w14:prstDash w14:val="solid"/>
                <w14:bevel/>
              </w14:textOutline>
            </w:rPr>
            <m:t>(j∣</m:t>
          </w:ins>
        </m:r>
        <m:sSub>
          <m:sSubPr>
            <m:ctrlPr>
              <w:ins w:id="814" w:author="Furl, Nicholas" w:date="2026-07-02T14:53:00Z" w16du:dateUtc="2026-07-02T13:53:00Z">
                <w:rPr>
                  <w:rFonts w:ascii="Cambria Math" w:hAnsi="Cambria Math" w:cs="Arial Unicode MS"/>
                  <w:lang w:val="en-GB"/>
                  <w14:textOutline w14:w="0" w14:cap="flat" w14:cmpd="sng" w14:algn="ctr">
                    <w14:noFill/>
                    <w14:prstDash w14:val="solid"/>
                    <w14:bevel/>
                  </w14:textOutline>
                </w:rPr>
              </w:ins>
            </m:ctrlPr>
          </m:sSubPr>
          <m:e>
            <m:r>
              <w:ins w:id="815" w:author="Furl, Nicholas" w:date="2026-07-02T14:53:00Z" w16du:dateUtc="2026-07-02T13:53:00Z">
                <w:rPr>
                  <w:rFonts w:ascii="Cambria Math" w:hAnsi="Cambria Math" w:cs="Arial Unicode MS"/>
                  <w:lang w:val="en-GB"/>
                  <w14:textOutline w14:w="0" w14:cap="flat" w14:cmpd="sng" w14:algn="ctr">
                    <w14:noFill/>
                    <w14:prstDash w14:val="solid"/>
                    <w14:bevel/>
                  </w14:textOutline>
                </w:rPr>
                <m:t>s</m:t>
              </w:ins>
            </m:r>
          </m:e>
          <m:sub>
            <m:r>
              <w:ins w:id="816" w:author="Furl, Nicholas" w:date="2026-07-02T14:53:00Z" w16du:dateUtc="2026-07-02T13:53:00Z">
                <w:rPr>
                  <w:rFonts w:ascii="Cambria Math" w:hAnsi="Cambria Math" w:cs="Arial Unicode MS"/>
                  <w:lang w:val="en-GB"/>
                  <w14:textOutline w14:w="0" w14:cap="flat" w14:cmpd="sng" w14:algn="ctr">
                    <w14:noFill/>
                    <w14:prstDash w14:val="solid"/>
                    <w14:bevel/>
                  </w14:textOutline>
                </w:rPr>
                <m:t>t</m:t>
              </w:ins>
            </m:r>
          </m:sub>
        </m:sSub>
        <m:r>
          <w:ins w:id="817" w:author="Furl, Nicholas" w:date="2026-07-02T14:53:00Z" w16du:dateUtc="2026-07-02T13:53:00Z">
            <w:rPr>
              <w:rFonts w:ascii="Cambria Math" w:hAnsi="Cambria Math" w:cs="Arial Unicode MS"/>
              <w:lang w:val="en-GB"/>
              <w14:textOutline w14:w="0" w14:cap="flat" w14:cmpd="sng" w14:algn="ctr">
                <w14:noFill/>
                <w14:prstDash w14:val="solid"/>
                <w14:bevel/>
              </w14:textOutline>
            </w:rPr>
            <m:t>,</m:t>
          </w:ins>
        </m:r>
        <m:r>
          <w:ins w:id="818" w:author="Furl, Nicholas" w:date="2026-07-02T14:53:00Z" w16du:dateUtc="2026-07-02T13:53:00Z">
            <m:rPr>
              <m:sty m:val="p"/>
            </m:rPr>
            <w:rPr>
              <w:rFonts w:ascii="Cambria Math" w:hAnsi="Cambria Math" w:cs="Arial Unicode MS"/>
              <w:lang w:val="en-GB"/>
              <w14:textOutline w14:w="0" w14:cap="flat" w14:cmpd="sng" w14:algn="ctr">
                <w14:noFill/>
                <w14:prstDash w14:val="solid"/>
                <w14:bevel/>
              </w14:textOutline>
            </w:rPr>
            <m:t>decline</m:t>
          </w:ins>
        </m:r>
        <m:r>
          <w:ins w:id="819" w:author="Furl, Nicholas" w:date="2026-07-02T14:53:00Z" w16du:dateUtc="2026-07-02T13:53:00Z">
            <w:rPr>
              <w:rFonts w:ascii="Cambria Math" w:hAnsi="Cambria Math" w:cs="Arial Unicode MS"/>
              <w:lang w:val="en-GB"/>
              <w14:textOutline w14:w="0" w14:cap="flat" w14:cmpd="sng" w14:algn="ctr">
                <w14:noFill/>
                <w14:prstDash w14:val="solid"/>
                <w14:bevel/>
              </w14:textOutline>
            </w:rPr>
            <m:t>)</m:t>
          </w:ins>
        </m:r>
      </m:oMath>
      <w:ins w:id="820" w:author="Furl, Nicholas" w:date="2026-07-02T14:53:00Z" w16du:dateUtc="2026-07-02T13:53:00Z">
        <w:r>
          <w:rPr>
            <w:rFonts w:cs="Arial Unicode MS"/>
            <w:lang w:val="en-GB"/>
            <w14:textOutline w14:w="0" w14:cap="flat" w14:cmpd="sng" w14:algn="ctr">
              <w14:noFill/>
              <w14:prstDash w14:val="solid"/>
              <w14:bevel/>
            </w14:textOutline>
          </w:rPr>
          <w:t xml:space="preserve"> and </w:t>
        </w:r>
        <w:r w:rsidRPr="00BE2C87">
          <w:rPr>
            <w:rFonts w:cs="Arial Unicode MS"/>
            <w:lang w:val="en-GB"/>
            <w14:textOutline w14:w="0" w14:cap="flat" w14:cmpd="sng" w14:algn="ctr">
              <w14:noFill/>
              <w14:prstDash w14:val="solid"/>
              <w14:bevel/>
            </w14:textOutline>
          </w:rPr>
          <w:t>determine</w:t>
        </w:r>
        <w:r>
          <w:rPr>
            <w:rFonts w:cs="Arial Unicode MS"/>
            <w:lang w:val="en-GB"/>
            <w14:textOutline w14:w="0" w14:cap="flat" w14:cmpd="sng" w14:algn="ctr">
              <w14:noFill/>
              <w14:prstDash w14:val="solid"/>
              <w14:bevel/>
            </w14:textOutline>
          </w:rPr>
          <w:t>s</w:t>
        </w:r>
        <w:r w:rsidRPr="00BE2C87">
          <w:rPr>
            <w:rFonts w:cs="Arial Unicode MS"/>
            <w:lang w:val="en-GB"/>
            <w14:textOutline w14:w="0" w14:cap="flat" w14:cmpd="sng" w14:algn="ctr">
              <w14:noFill/>
              <w14:prstDash w14:val="solid"/>
              <w14:bevel/>
            </w14:textOutline>
          </w:rPr>
          <w:t xml:space="preserve"> how likely different possible future option values </w:t>
        </w:r>
        <w:r>
          <w:rPr>
            <w:rFonts w:cs="Arial Unicode MS"/>
            <w:lang w:val="en-GB"/>
            <w14:textOutline w14:w="0" w14:cap="flat" w14:cmpd="sng" w14:algn="ctr">
              <w14:noFill/>
              <w14:prstDash w14:val="solid"/>
              <w14:bevel/>
            </w14:textOutline>
          </w:rPr>
          <w:t>would be</w:t>
        </w:r>
        <w:r w:rsidRPr="00BE2C87">
          <w:rPr>
            <w:rFonts w:cs="Arial Unicode MS"/>
            <w:lang w:val="en-GB"/>
            <w14:textOutline w14:w="0" w14:cap="flat" w14:cmpd="sng" w14:algn="ctr">
              <w14:noFill/>
              <w14:prstDash w14:val="solid"/>
              <w14:bevel/>
            </w14:textOutline>
          </w:rPr>
          <w:t xml:space="preserve"> if the agent rejected the current option and continued searching.</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Before a</w:t>
        </w:r>
        <w:r>
          <w:rPr>
            <w:rFonts w:cs="Arial Unicode MS"/>
            <w:lang w:val="en-GB"/>
            <w14:textOutline w14:w="0" w14:cap="flat" w14:cmpd="sng" w14:algn="ctr">
              <w14:noFill/>
              <w14:prstDash w14:val="solid"/>
              <w14:bevel/>
            </w14:textOutline>
          </w:rPr>
          <w:t>ny</w:t>
        </w:r>
        <w:r w:rsidRPr="00BE2C87">
          <w:rPr>
            <w:rFonts w:cs="Arial Unicode MS"/>
            <w:lang w:val="en-GB"/>
            <w14:textOutline w14:w="0" w14:cap="flat" w14:cmpd="sng" w14:algn="ctr">
              <w14:noFill/>
              <w14:prstDash w14:val="solid"/>
              <w14:bevel/>
            </w14:textOutline>
          </w:rPr>
          <w:t xml:space="preserve"> sequence began, </w:t>
        </w:r>
        <w:r>
          <w:rPr>
            <w:rFonts w:cs="Arial Unicode MS"/>
            <w:lang w:val="en-GB"/>
            <w14:textOutline w14:w="0" w14:cap="flat" w14:cmpd="sng" w14:algn="ctr">
              <w14:noFill/>
              <w14:prstDash w14:val="solid"/>
              <w14:bevel/>
            </w14:textOutline>
          </w:rPr>
          <w:t xml:space="preserve">we configured </w:t>
        </w:r>
        <w:r w:rsidRPr="00BE2C87">
          <w:rPr>
            <w:rFonts w:cs="Arial Unicode MS"/>
            <w:lang w:val="en-GB"/>
            <w14:textOutline w14:w="0" w14:cap="flat" w14:cmpd="sng" w14:algn="ctr">
              <w14:noFill/>
              <w14:prstDash w14:val="solid"/>
              <w14:bevel/>
            </w14:textOutline>
          </w:rPr>
          <w:t xml:space="preserve">the prior mean and variance </w:t>
        </w:r>
        <w:r>
          <w:rPr>
            <w:rFonts w:cs="Arial Unicode MS"/>
            <w:lang w:val="en-GB"/>
            <w14:textOutline w14:w="0" w14:cap="flat" w14:cmpd="sng" w14:algn="ctr">
              <w14:noFill/>
              <w14:prstDash w14:val="solid"/>
              <w14:bevel/>
            </w14:textOutline>
          </w:rPr>
          <w:t>of the model’s distribution using</w:t>
        </w:r>
        <w:r w:rsidRPr="00BE2C87">
          <w:rPr>
            <w:rFonts w:cs="Arial Unicode MS"/>
            <w:lang w:val="en-GB"/>
            <w14:textOutline w14:w="0" w14:cap="flat" w14:cmpd="sng" w14:algn="ctr">
              <w14:noFill/>
              <w14:prstDash w14:val="solid"/>
              <w14:bevel/>
            </w14:textOutline>
          </w:rPr>
          <w:t xml:space="preserve"> the mean and variance of </w:t>
        </w:r>
        <w:r>
          <w:rPr>
            <w:rFonts w:cs="Arial Unicode MS"/>
            <w:lang w:val="en-GB"/>
            <w14:textOutline w14:w="0" w14:cap="flat" w14:cmpd="sng" w14:algn="ctr">
              <w14:noFill/>
              <w14:prstDash w14:val="solid"/>
              <w14:bevel/>
            </w14:textOutline>
          </w:rPr>
          <w:t>a corresponding</w:t>
        </w:r>
        <w:r w:rsidRPr="00BE2C87">
          <w:rPr>
            <w:rFonts w:cs="Arial Unicode MS"/>
            <w:lang w:val="en-GB"/>
            <w14:textOutline w14:w="0" w14:cap="flat" w14:cmpd="sng" w14:algn="ctr">
              <w14:noFill/>
              <w14:prstDash w14:val="solid"/>
              <w14:bevel/>
            </w14:textOutline>
          </w:rPr>
          <w:t xml:space="preserve"> participant’s ratings for the </w:t>
        </w:r>
        <w:r>
          <w:rPr>
            <w:rFonts w:cs="Arial Unicode MS"/>
            <w:lang w:val="en-GB"/>
            <w14:textOutline w14:w="0" w14:cap="flat" w14:cmpd="sng" w14:algn="ctr">
              <w14:noFill/>
              <w14:prstDash w14:val="solid"/>
              <w14:bevel/>
            </w14:textOutline>
          </w:rPr>
          <w:t xml:space="preserve">phase 1 </w:t>
        </w:r>
        <w:r w:rsidRPr="00BE2C87">
          <w:rPr>
            <w:rFonts w:cs="Arial Unicode MS"/>
            <w:lang w:val="en-GB"/>
            <w14:textOutline w14:w="0" w14:cap="flat" w14:cmpd="sng" w14:algn="ctr">
              <w14:noFill/>
              <w14:prstDash w14:val="solid"/>
              <w14:bevel/>
            </w14:textOutline>
          </w:rPr>
          <w:t xml:space="preserve">image set. As </w:t>
        </w:r>
        <w:r>
          <w:rPr>
            <w:rFonts w:cs="Arial Unicode MS"/>
            <w:lang w:val="en-GB"/>
            <w14:textOutline w14:w="0" w14:cap="flat" w14:cmpd="sng" w14:algn="ctr">
              <w14:noFill/>
              <w14:prstDash w14:val="solid"/>
              <w14:bevel/>
            </w14:textOutline>
          </w:rPr>
          <w:t xml:space="preserve">the model </w:t>
        </w:r>
        <w:r w:rsidRPr="00BE2C87">
          <w:rPr>
            <w:rFonts w:cs="Arial Unicode MS"/>
            <w:lang w:val="en-GB"/>
            <w14:textOutline w14:w="0" w14:cap="flat" w14:cmpd="sng" w14:algn="ctr">
              <w14:noFill/>
              <w14:prstDash w14:val="solid"/>
              <w14:bevel/>
            </w14:textOutline>
          </w:rPr>
          <w:t>encounter</w:t>
        </w:r>
        <w:r>
          <w:rPr>
            <w:rFonts w:cs="Arial Unicode MS"/>
            <w:lang w:val="en-GB"/>
            <w14:textOutline w14:w="0" w14:cap="flat" w14:cmpd="sng" w14:algn="ctr">
              <w14:noFill/>
              <w14:prstDash w14:val="solid"/>
              <w14:bevel/>
            </w14:textOutline>
          </w:rPr>
          <w:t>s new samples</w:t>
        </w:r>
        <w:r w:rsidRPr="00BE2C87">
          <w:rPr>
            <w:rFonts w:cs="Arial Unicode MS"/>
            <w:lang w:val="en-GB"/>
            <w14:textOutline w14:w="0" w14:cap="flat" w14:cmpd="sng" w14:algn="ctr">
              <w14:noFill/>
              <w14:prstDash w14:val="solid"/>
              <w14:bevel/>
            </w14:textOutline>
          </w:rPr>
          <w:t xml:space="preserve"> within a sequence, the model </w:t>
        </w:r>
        <w:r>
          <w:rPr>
            <w:rFonts w:cs="Arial Unicode MS"/>
            <w:lang w:val="en-GB"/>
            <w14:textOutline w14:w="0" w14:cap="flat" w14:cmpd="sng" w14:algn="ctr">
              <w14:noFill/>
              <w14:prstDash w14:val="solid"/>
              <w14:bevel/>
            </w14:textOutline>
          </w:rPr>
          <w:t>has the capacity</w:t>
        </w:r>
        <w:r w:rsidRPr="00BE2C87">
          <w:rPr>
            <w:rFonts w:cs="Arial Unicode MS"/>
            <w:lang w:val="en-GB"/>
            <w14:textOutline w14:w="0" w14:cap="flat" w14:cmpd="sng" w14:algn="ctr">
              <w14:noFill/>
              <w14:prstDash w14:val="solid"/>
              <w14:bevel/>
            </w14:textOutline>
          </w:rPr>
          <w:t xml:space="preserve"> </w:t>
        </w:r>
        <w:r>
          <w:rPr>
            <w:rFonts w:cs="Arial Unicode MS"/>
            <w:lang w:val="en-GB"/>
            <w14:textOutline w14:w="0" w14:cap="flat" w14:cmpd="sng" w14:algn="ctr">
              <w14:noFill/>
              <w14:prstDash w14:val="solid"/>
              <w14:bevel/>
            </w14:textOutline>
          </w:rPr>
          <w:t xml:space="preserve">in principle to use Bayes rule to </w:t>
        </w:r>
        <w:r w:rsidRPr="00BE2C87">
          <w:rPr>
            <w:rFonts w:cs="Arial Unicode MS"/>
            <w:lang w:val="en-GB"/>
            <w14:textOutline w14:w="0" w14:cap="flat" w14:cmpd="sng" w14:algn="ctr">
              <w14:noFill/>
              <w14:prstDash w14:val="solid"/>
              <w14:bevel/>
            </w14:textOutline>
          </w:rPr>
          <w:t xml:space="preserve">update </w:t>
        </w:r>
        <w:r>
          <w:rPr>
            <w:rFonts w:cs="Arial Unicode MS"/>
            <w:lang w:val="en-GB"/>
            <w14:textOutline w14:w="0" w14:cap="flat" w14:cmpd="sng" w14:algn="ctr">
              <w14:noFill/>
              <w14:prstDash w14:val="solid"/>
              <w14:bevel/>
            </w14:textOutline>
          </w:rPr>
          <w:t>the mean and variance of</w:t>
        </w:r>
        <w:r w:rsidRPr="00BE2C87">
          <w:rPr>
            <w:rFonts w:cs="Arial Unicode MS"/>
            <w:lang w:val="en-GB"/>
            <w14:textOutline w14:w="0" w14:cap="flat" w14:cmpd="sng" w14:algn="ctr">
              <w14:noFill/>
              <w14:prstDash w14:val="solid"/>
              <w14:bevel/>
            </w14:textOutline>
          </w:rPr>
          <w:t xml:space="preserve"> distribution based on the sampled option values. In the ground-truth benchmark</w:t>
        </w:r>
        <w:r>
          <w:rPr>
            <w:rFonts w:cs="Arial Unicode MS"/>
            <w:lang w:val="en-GB"/>
            <w14:textOutline w14:w="0" w14:cap="flat" w14:cmpd="sng" w14:algn="ctr">
              <w14:noFill/>
              <w14:prstDash w14:val="solid"/>
              <w14:bevel/>
            </w14:textOutline>
          </w:rPr>
          <w:t xml:space="preserve"> and cost to sample model</w:t>
        </w:r>
        <w:r w:rsidRPr="00BE2C87">
          <w:rPr>
            <w:rFonts w:cs="Arial Unicode MS"/>
            <w:lang w:val="en-GB"/>
            <w14:textOutline w14:w="0" w14:cap="flat" w14:cmpd="sng" w14:algn="ctr">
              <w14:noFill/>
              <w14:prstDash w14:val="solid"/>
              <w14:bevel/>
            </w14:textOutline>
          </w:rPr>
          <w:t xml:space="preserve">, the initial prior matched the participant’s experienced rating distribution. Consequently, Bayesian updating usually </w:t>
        </w:r>
        <w:r>
          <w:rPr>
            <w:rFonts w:cs="Arial Unicode MS"/>
            <w:lang w:val="en-GB"/>
            <w14:textOutline w14:w="0" w14:cap="flat" w14:cmpd="sng" w14:algn="ctr">
              <w14:noFill/>
              <w14:prstDash w14:val="solid"/>
              <w14:bevel/>
            </w14:textOutline>
          </w:rPr>
          <w:t>contributed minimally to performance</w:t>
        </w:r>
        <w:r w:rsidRPr="00BE2C87">
          <w:rPr>
            <w:rFonts w:cs="Arial Unicode MS"/>
            <w:lang w:val="en-GB"/>
            <w14:textOutline w14:w="0" w14:cap="flat" w14:cmpd="sng" w14:algn="ctr">
              <w14:noFill/>
              <w14:prstDash w14:val="solid"/>
              <w14:bevel/>
            </w14:textOutline>
          </w:rPr>
          <w:t>, because the prior already approximated the distribution from which sequence options were drawn. In the biased</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prior model, however, the prior mean was shifted before the sequence began. Bayesian updating could therefore partly correct the shifted prior as options were observed, meaning that </w:t>
        </w:r>
        <w:r>
          <w:rPr>
            <w:rFonts w:cs="Arial Unicode MS"/>
            <w:lang w:val="en-GB"/>
            <w14:textOutline w14:w="0" w14:cap="flat" w14:cmpd="sng" w14:algn="ctr">
              <w14:noFill/>
              <w14:prstDash w14:val="solid"/>
              <w14:bevel/>
            </w14:textOutline>
          </w:rPr>
          <w:t xml:space="preserve">Bayesian </w:t>
        </w:r>
        <w:r w:rsidRPr="00BE2C87">
          <w:rPr>
            <w:rFonts w:cs="Arial Unicode MS"/>
            <w:lang w:val="en-GB"/>
            <w14:textOutline w14:w="0" w14:cap="flat" w14:cmpd="sng" w14:algn="ctr">
              <w14:noFill/>
              <w14:prstDash w14:val="solid"/>
              <w14:bevel/>
            </w14:textOutline>
          </w:rPr>
          <w:t>updating attenuated rather than created the biased-prior effect.</w:t>
        </w:r>
      </w:ins>
    </w:p>
    <w:p w14:paraId="01F81FA1" w14:textId="77777777" w:rsidR="007B5CEF" w:rsidRDefault="007B5CEF">
      <w:pPr>
        <w:rPr>
          <w:ins w:id="821" w:author="Furl, Nicholas" w:date="2026-07-02T14:54:00Z" w16du:dateUtc="2026-07-02T13:54:00Z"/>
          <w:rStyle w:val="None"/>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ins w:id="822" w:author="Furl, Nicholas" w:date="2026-07-02T14:54:00Z" w16du:dateUtc="2026-07-02T13:54:00Z">
        <w:r>
          <w:rPr>
            <w:rStyle w:val="None"/>
            <w:lang w:val="en-GB"/>
          </w:rPr>
          <w:br w:type="page"/>
        </w:r>
      </w:ins>
    </w:p>
    <w:p w14:paraId="6153849C" w14:textId="30387BF4" w:rsidR="00F7085F" w:rsidRPr="000A7036" w:rsidRDefault="00000000">
      <w:pPr>
        <w:pStyle w:val="BodyA"/>
        <w:spacing w:after="288" w:line="480" w:lineRule="auto"/>
        <w:rPr>
          <w:rStyle w:val="None"/>
          <w:lang w:val="en-GB"/>
        </w:rPr>
      </w:pPr>
      <w:r w:rsidRPr="000A7036">
        <w:rPr>
          <w:rStyle w:val="None"/>
          <w:lang w:val="en-GB"/>
        </w:rPr>
        <w:lastRenderedPageBreak/>
        <w:t>Acknowledgements</w:t>
      </w:r>
    </w:p>
    <w:p w14:paraId="5C133255" w14:textId="0B5D23B5" w:rsidR="00F7085F" w:rsidRPr="000A7036" w:rsidRDefault="00000000">
      <w:pPr>
        <w:pStyle w:val="BodyA"/>
        <w:spacing w:after="288" w:line="480" w:lineRule="auto"/>
        <w:rPr>
          <w:rStyle w:val="None"/>
          <w:lang w:val="en-GB"/>
        </w:rPr>
      </w:pPr>
      <w:r w:rsidRPr="000A7036">
        <w:rPr>
          <w:rStyle w:val="None"/>
          <w:lang w:val="en-GB"/>
        </w:rPr>
        <w:t xml:space="preserve">R.M. acknowledges funding support from the NOMIS Foundation (“Collective Delusions: Social Identity and Scientific Misbeliefs”) and a Leverhulme International Professorship Grant (LIP-2022-001). We would like to thank Salma Gilani, </w:t>
      </w:r>
      <w:proofErr w:type="spellStart"/>
      <w:r w:rsidRPr="000A7036">
        <w:rPr>
          <w:rStyle w:val="None"/>
          <w:lang w:val="en-GB"/>
        </w:rPr>
        <w:t>Alkisti</w:t>
      </w:r>
      <w:proofErr w:type="spellEnd"/>
      <w:r w:rsidRPr="000A7036">
        <w:rPr>
          <w:rStyle w:val="None"/>
          <w:lang w:val="en-GB"/>
        </w:rPr>
        <w:t xml:space="preserve"> Karagounis, Santiago Torchairo, and Emanuel Zobev for their help in collecting the data.</w:t>
      </w:r>
    </w:p>
    <w:p w14:paraId="677EC2AA" w14:textId="77777777" w:rsidR="00F7085F" w:rsidRPr="000A7036" w:rsidRDefault="00F7085F">
      <w:pPr>
        <w:pStyle w:val="BodyA"/>
        <w:spacing w:after="288" w:line="480" w:lineRule="auto"/>
        <w:rPr>
          <w:rStyle w:val="None"/>
          <w:lang w:val="en-GB"/>
        </w:rPr>
      </w:pPr>
    </w:p>
    <w:p w14:paraId="04FEE128" w14:textId="77777777" w:rsidR="00F7085F" w:rsidRPr="000A7036" w:rsidRDefault="00F7085F">
      <w:pPr>
        <w:pStyle w:val="BodyA"/>
        <w:spacing w:after="288" w:line="480" w:lineRule="auto"/>
        <w:ind w:firstLine="720"/>
        <w:rPr>
          <w:rStyle w:val="None"/>
          <w:lang w:val="en-GB"/>
        </w:rPr>
      </w:pPr>
    </w:p>
    <w:p w14:paraId="41107680" w14:textId="77777777" w:rsidR="00F7085F" w:rsidRPr="000A7036" w:rsidRDefault="00F7085F">
      <w:pPr>
        <w:pStyle w:val="BodyA"/>
        <w:spacing w:after="288" w:line="480" w:lineRule="auto"/>
        <w:ind w:firstLine="720"/>
        <w:rPr>
          <w:rStyle w:val="None"/>
          <w:lang w:val="en-GB"/>
        </w:rPr>
      </w:pPr>
    </w:p>
    <w:p w14:paraId="2F9EE478" w14:textId="77777777" w:rsidR="00F7085F" w:rsidRPr="000A7036" w:rsidRDefault="00F7085F">
      <w:pPr>
        <w:pStyle w:val="BodyA"/>
        <w:spacing w:after="288" w:line="480" w:lineRule="auto"/>
        <w:ind w:firstLine="720"/>
        <w:rPr>
          <w:rStyle w:val="None"/>
          <w:lang w:val="en-GB"/>
        </w:rPr>
      </w:pPr>
    </w:p>
    <w:p w14:paraId="7DAF8C82" w14:textId="77777777" w:rsidR="00F7085F" w:rsidRPr="000A7036" w:rsidRDefault="00000000">
      <w:pPr>
        <w:pStyle w:val="BodyA"/>
        <w:spacing w:line="480" w:lineRule="auto"/>
        <w:rPr>
          <w:lang w:val="en-GB"/>
        </w:rPr>
      </w:pPr>
      <w:r w:rsidRPr="000A7036">
        <w:rPr>
          <w:rStyle w:val="None"/>
          <w:rFonts w:ascii="Arial Unicode MS" w:eastAsia="Arial Unicode MS" w:hAnsi="Arial Unicode MS" w:cs="Arial Unicode MS"/>
          <w:lang w:val="en-GB"/>
        </w:rPr>
        <w:br w:type="page"/>
      </w:r>
    </w:p>
    <w:p w14:paraId="52AE4AEA" w14:textId="77777777" w:rsidR="00F7085F" w:rsidRPr="000A7036" w:rsidRDefault="00000000">
      <w:pPr>
        <w:pStyle w:val="BodyA"/>
        <w:spacing w:after="288" w:line="480" w:lineRule="auto"/>
        <w:rPr>
          <w:rStyle w:val="None"/>
          <w:lang w:val="en-GB"/>
        </w:rPr>
      </w:pPr>
      <w:r w:rsidRPr="000A7036">
        <w:rPr>
          <w:rStyle w:val="None"/>
          <w:lang w:val="en-GB"/>
        </w:rPr>
        <w:lastRenderedPageBreak/>
        <w:t>References</w:t>
      </w:r>
    </w:p>
    <w:p w14:paraId="037CDE3C"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Anwyl-Irvine, A. L., </w:t>
      </w:r>
      <w:proofErr w:type="spellStart"/>
      <w:r w:rsidRPr="000A7036">
        <w:rPr>
          <w:rStyle w:val="None"/>
          <w:lang w:val="en-GB"/>
        </w:rPr>
        <w:t>Massonnié</w:t>
      </w:r>
      <w:proofErr w:type="spellEnd"/>
      <w:r w:rsidRPr="000A7036">
        <w:rPr>
          <w:rStyle w:val="None"/>
          <w:lang w:val="en-GB"/>
        </w:rPr>
        <w:t xml:space="preserve">, J., Flitton, A., Kirkham, N., &amp; Evershed, J. K. (2020). Gorilla in our midst: An online </w:t>
      </w:r>
      <w:proofErr w:type="spellStart"/>
      <w:r w:rsidRPr="000A7036">
        <w:rPr>
          <w:rStyle w:val="None"/>
          <w:lang w:val="en-GB"/>
        </w:rPr>
        <w:t>behavioral</w:t>
      </w:r>
      <w:proofErr w:type="spellEnd"/>
      <w:r w:rsidRPr="000A7036">
        <w:rPr>
          <w:rStyle w:val="None"/>
          <w:lang w:val="en-GB"/>
        </w:rPr>
        <w:t xml:space="preserve"> experiment builder. </w:t>
      </w:r>
      <w:r w:rsidRPr="000A7036">
        <w:rPr>
          <w:rStyle w:val="None"/>
          <w:i/>
          <w:iCs/>
          <w:lang w:val="en-GB"/>
        </w:rPr>
        <w:t>Behavior Research Methods 52,</w:t>
      </w:r>
      <w:r w:rsidRPr="000A7036">
        <w:rPr>
          <w:rStyle w:val="None"/>
          <w:lang w:val="en-GB"/>
        </w:rPr>
        <w:t xml:space="preserve"> 388–407. </w:t>
      </w:r>
      <w:hyperlink r:id="rId14" w:history="1">
        <w:r w:rsidR="00F7085F" w:rsidRPr="000A7036">
          <w:rPr>
            <w:rStyle w:val="Hyperlink0"/>
            <w:lang w:val="en-GB"/>
          </w:rPr>
          <w:t>https://doi.org/10.3758/s13428-019-01237-x</w:t>
        </w:r>
      </w:hyperlink>
    </w:p>
    <w:p w14:paraId="68665480" w14:textId="77777777" w:rsidR="00F7085F" w:rsidRPr="000A7036" w:rsidRDefault="00000000">
      <w:pPr>
        <w:pStyle w:val="BodyA"/>
        <w:spacing w:after="120" w:line="480" w:lineRule="auto"/>
        <w:ind w:firstLine="720"/>
        <w:rPr>
          <w:lang w:val="en-GB"/>
        </w:rPr>
      </w:pPr>
      <w:r w:rsidRPr="000A7036">
        <w:rPr>
          <w:rStyle w:val="None"/>
          <w:lang w:val="en-GB"/>
        </w:rPr>
        <w:t xml:space="preserve">Baumann, C., Singmann, H., Gershman, S. J., &amp; von </w:t>
      </w:r>
      <w:proofErr w:type="spellStart"/>
      <w:r w:rsidRPr="000A7036">
        <w:rPr>
          <w:rStyle w:val="None"/>
          <w:lang w:val="en-GB"/>
        </w:rPr>
        <w:t>Helversen</w:t>
      </w:r>
      <w:proofErr w:type="spellEnd"/>
      <w:r w:rsidRPr="000A7036">
        <w:rPr>
          <w:rStyle w:val="None"/>
          <w:lang w:val="en-GB"/>
        </w:rPr>
        <w:t xml:space="preserve">, B. (2020). A linear threshold model for optimal stopping behavior. </w:t>
      </w:r>
      <w:r w:rsidRPr="000A7036">
        <w:rPr>
          <w:rStyle w:val="None"/>
          <w:i/>
          <w:iCs/>
          <w:lang w:val="en-GB"/>
        </w:rPr>
        <w:t>Proceedings of the National Academy of Sciences 117,</w:t>
      </w:r>
      <w:r w:rsidRPr="000A7036">
        <w:rPr>
          <w:rStyle w:val="None"/>
          <w:lang w:val="en-GB"/>
        </w:rPr>
        <w:t xml:space="preserve"> 12750–12755. </w:t>
      </w:r>
      <w:hyperlink r:id="rId15" w:history="1">
        <w:r w:rsidR="00F7085F" w:rsidRPr="000A7036">
          <w:rPr>
            <w:rStyle w:val="Hyperlink0"/>
            <w:lang w:val="en-GB"/>
          </w:rPr>
          <w:t>https://doi.org/10.1073/pnas.2002312117</w:t>
        </w:r>
      </w:hyperlink>
    </w:p>
    <w:p w14:paraId="38C48EE3" w14:textId="77777777" w:rsidR="00F7085F" w:rsidRPr="000A7036" w:rsidRDefault="00000000">
      <w:pPr>
        <w:pStyle w:val="BodyA"/>
        <w:spacing w:after="120" w:line="480" w:lineRule="auto"/>
        <w:ind w:firstLine="720"/>
        <w:rPr>
          <w:lang w:val="en-GB"/>
        </w:rPr>
      </w:pPr>
      <w:r w:rsidRPr="000A7036">
        <w:rPr>
          <w:rStyle w:val="None"/>
          <w:lang w:val="en-GB"/>
        </w:rPr>
        <w:t xml:space="preserve">Baumann, C., Schlegelmilch, R., &amp; von </w:t>
      </w:r>
      <w:proofErr w:type="spellStart"/>
      <w:r w:rsidRPr="000A7036">
        <w:rPr>
          <w:rStyle w:val="None"/>
          <w:lang w:val="en-GB"/>
        </w:rPr>
        <w:t>Helversen</w:t>
      </w:r>
      <w:proofErr w:type="spellEnd"/>
      <w:r w:rsidRPr="000A7036">
        <w:rPr>
          <w:rStyle w:val="None"/>
          <w:lang w:val="en-GB"/>
        </w:rPr>
        <w:t xml:space="preserve">, B. (2023). Adaptive behavior in optimal sequential search. Journal of Experimental Psychology: General, 152(3), 657–692. </w:t>
      </w:r>
      <w:hyperlink r:id="rId16" w:history="1">
        <w:r w:rsidR="00F7085F" w:rsidRPr="000A7036">
          <w:rPr>
            <w:rStyle w:val="Hyperlink1"/>
            <w:lang w:val="en-GB"/>
          </w:rPr>
          <w:t>https://doi.org/10.1037/xge0001287</w:t>
        </w:r>
      </w:hyperlink>
    </w:p>
    <w:p w14:paraId="67AA72E1"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Bainbridge, W. A., Isola, P., &amp; Oliva, A. (2013). The intrinsic memorability of face photographs. </w:t>
      </w:r>
      <w:r w:rsidRPr="000A7036">
        <w:rPr>
          <w:rStyle w:val="None"/>
          <w:i/>
          <w:iCs/>
          <w:lang w:val="en-GB"/>
        </w:rPr>
        <w:t>Journal of Experimental Psychology: General 142,</w:t>
      </w:r>
      <w:r w:rsidRPr="000A7036">
        <w:rPr>
          <w:rStyle w:val="None"/>
          <w:lang w:val="en-GB"/>
        </w:rPr>
        <w:t xml:space="preserve"> 1323–1334. </w:t>
      </w:r>
      <w:hyperlink r:id="rId17" w:history="1">
        <w:r w:rsidR="00F7085F" w:rsidRPr="000A7036">
          <w:rPr>
            <w:rStyle w:val="Hyperlink0"/>
            <w:lang w:val="en-GB"/>
          </w:rPr>
          <w:t>https://doi.org/10.1037/a0033872</w:t>
        </w:r>
      </w:hyperlink>
    </w:p>
    <w:p w14:paraId="11060878" w14:textId="77777777" w:rsidR="00F7085F" w:rsidRPr="000A7036" w:rsidRDefault="00000000">
      <w:pPr>
        <w:pStyle w:val="BodyA"/>
        <w:spacing w:after="120" w:line="480" w:lineRule="auto"/>
        <w:ind w:firstLine="720"/>
        <w:rPr>
          <w:rStyle w:val="None"/>
          <w:lang w:val="en-GB"/>
        </w:rPr>
      </w:pPr>
      <w:r w:rsidRPr="000A7036">
        <w:rPr>
          <w:rStyle w:val="None"/>
          <w:lang w:val="en-GB"/>
        </w:rPr>
        <w:t>Blechert, J., Lender, A., Polk, S., Busch, N. A., &amp; Ohla, K. (2019). Food-</w:t>
      </w:r>
      <w:proofErr w:type="spellStart"/>
      <w:r w:rsidRPr="000A7036">
        <w:rPr>
          <w:rStyle w:val="None"/>
          <w:lang w:val="en-GB"/>
        </w:rPr>
        <w:t>Pics_Extended</w:t>
      </w:r>
      <w:proofErr w:type="spellEnd"/>
      <w:r w:rsidRPr="000A7036">
        <w:rPr>
          <w:rStyle w:val="None"/>
          <w:lang w:val="en-GB"/>
        </w:rPr>
        <w:t xml:space="preserve"> — An Image Database for Experimental Research on Eating and Appetite: Additional Images, Normative Ratings and an Updated Review. </w:t>
      </w:r>
      <w:r w:rsidRPr="000A7036">
        <w:rPr>
          <w:rStyle w:val="None"/>
          <w:i/>
          <w:iCs/>
          <w:lang w:val="en-GB"/>
        </w:rPr>
        <w:t>Frontiers in Psychology, 10,</w:t>
      </w:r>
      <w:r w:rsidRPr="000A7036">
        <w:rPr>
          <w:rStyle w:val="None"/>
          <w:lang w:val="en-GB"/>
        </w:rPr>
        <w:t xml:space="preserve"> 307. </w:t>
      </w:r>
      <w:hyperlink r:id="rId18" w:history="1">
        <w:r w:rsidR="00F7085F" w:rsidRPr="000A7036">
          <w:rPr>
            <w:rStyle w:val="Hyperlink0"/>
            <w:lang w:val="en-GB"/>
          </w:rPr>
          <w:t>https://doi.org/10.3389/fpsyg.2019.00307</w:t>
        </w:r>
      </w:hyperlink>
    </w:p>
    <w:p w14:paraId="2F7F9832"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Cardinale, E. M., Pagliaccio, D., </w:t>
      </w:r>
      <w:proofErr w:type="spellStart"/>
      <w:r w:rsidRPr="000A7036">
        <w:rPr>
          <w:rStyle w:val="None"/>
          <w:lang w:val="en-GB"/>
        </w:rPr>
        <w:t>Swetlitz</w:t>
      </w:r>
      <w:proofErr w:type="spellEnd"/>
      <w:r w:rsidRPr="000A7036">
        <w:rPr>
          <w:rStyle w:val="None"/>
          <w:lang w:val="en-GB"/>
        </w:rPr>
        <w:t xml:space="preserve">, C., Grassie, H., Abend, R., Costa, V., Averbeck, B. B., Brotman, M. A., Pine, D. S., </w:t>
      </w:r>
      <w:proofErr w:type="spellStart"/>
      <w:r w:rsidRPr="000A7036">
        <w:rPr>
          <w:rStyle w:val="None"/>
          <w:lang w:val="en-GB"/>
        </w:rPr>
        <w:t>Leibenluft</w:t>
      </w:r>
      <w:proofErr w:type="spellEnd"/>
      <w:r w:rsidRPr="000A7036">
        <w:rPr>
          <w:rStyle w:val="None"/>
          <w:lang w:val="en-GB"/>
        </w:rPr>
        <w:t xml:space="preserve">, E., &amp; </w:t>
      </w:r>
      <w:proofErr w:type="spellStart"/>
      <w:r w:rsidRPr="000A7036">
        <w:rPr>
          <w:rStyle w:val="None"/>
          <w:lang w:val="en-GB"/>
        </w:rPr>
        <w:t>Kircanski</w:t>
      </w:r>
      <w:proofErr w:type="spellEnd"/>
      <w:r w:rsidRPr="000A7036">
        <w:rPr>
          <w:rStyle w:val="None"/>
          <w:lang w:val="en-GB"/>
        </w:rPr>
        <w:t xml:space="preserve">, K. (2021). Deliberative choice strategies in youths: Relevance to transdiagnostic anxiety symptoms. </w:t>
      </w:r>
      <w:r w:rsidRPr="000A7036">
        <w:rPr>
          <w:rStyle w:val="None"/>
          <w:i/>
          <w:iCs/>
          <w:lang w:val="en-GB"/>
        </w:rPr>
        <w:t>Clinical Psychological Science</w:t>
      </w:r>
      <w:r w:rsidRPr="000A7036">
        <w:rPr>
          <w:rStyle w:val="None"/>
          <w:lang w:val="en-GB"/>
        </w:rPr>
        <w:t xml:space="preserve">, 1–11. </w:t>
      </w:r>
      <w:hyperlink r:id="rId19" w:history="1">
        <w:r w:rsidR="00F7085F" w:rsidRPr="000A7036">
          <w:rPr>
            <w:rStyle w:val="Hyperlink0"/>
            <w:lang w:val="en-GB"/>
          </w:rPr>
          <w:t>https://doi.org/10.1177/2167702621991805</w:t>
        </w:r>
      </w:hyperlink>
    </w:p>
    <w:p w14:paraId="4CFE7D45"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Castellano, S., Cadeddu, G., &amp; </w:t>
      </w:r>
      <w:proofErr w:type="spellStart"/>
      <w:r w:rsidRPr="000A7036">
        <w:rPr>
          <w:rStyle w:val="None"/>
          <w:lang w:val="en-GB"/>
        </w:rPr>
        <w:t>Cermelli</w:t>
      </w:r>
      <w:proofErr w:type="spellEnd"/>
      <w:r w:rsidRPr="000A7036">
        <w:rPr>
          <w:rStyle w:val="None"/>
          <w:lang w:val="en-GB"/>
        </w:rPr>
        <w:t xml:space="preserve">, P. (2012). Computational mate choice: Theory and empirical evidence. </w:t>
      </w:r>
      <w:r w:rsidRPr="000A7036">
        <w:rPr>
          <w:rStyle w:val="None"/>
          <w:i/>
          <w:iCs/>
          <w:lang w:val="en-GB"/>
        </w:rPr>
        <w:t>Behavioural Processes, 90,</w:t>
      </w:r>
      <w:r w:rsidRPr="000A7036">
        <w:rPr>
          <w:rStyle w:val="None"/>
          <w:lang w:val="en-GB"/>
        </w:rPr>
        <w:t xml:space="preserve"> 261–277. </w:t>
      </w:r>
      <w:hyperlink r:id="rId20" w:history="1">
        <w:r w:rsidR="00F7085F" w:rsidRPr="000A7036">
          <w:rPr>
            <w:rStyle w:val="Hyperlink0"/>
            <w:lang w:val="en-GB"/>
          </w:rPr>
          <w:t>https://doi.org/10.1016/j.beproc.2012.02.010</w:t>
        </w:r>
      </w:hyperlink>
    </w:p>
    <w:p w14:paraId="5A18A85E" w14:textId="77777777" w:rsidR="00F7085F" w:rsidRPr="000A7036" w:rsidRDefault="00000000">
      <w:pPr>
        <w:pStyle w:val="BodyAA"/>
        <w:spacing w:after="120" w:line="480" w:lineRule="auto"/>
        <w:ind w:firstLine="720"/>
        <w:rPr>
          <w:rStyle w:val="None"/>
          <w:lang w:val="en-GB"/>
        </w:rPr>
      </w:pPr>
      <w:r w:rsidRPr="000A7036">
        <w:rPr>
          <w:rStyle w:val="None"/>
          <w:lang w:val="en-GB"/>
        </w:rPr>
        <w:lastRenderedPageBreak/>
        <w:t xml:space="preserve">Castellano, S., &amp; </w:t>
      </w:r>
      <w:proofErr w:type="spellStart"/>
      <w:r w:rsidRPr="000A7036">
        <w:rPr>
          <w:rStyle w:val="None"/>
          <w:lang w:val="en-GB"/>
        </w:rPr>
        <w:t>Cermelli</w:t>
      </w:r>
      <w:proofErr w:type="spellEnd"/>
      <w:r w:rsidRPr="000A7036">
        <w:rPr>
          <w:rStyle w:val="None"/>
          <w:lang w:val="en-GB"/>
        </w:rPr>
        <w:t xml:space="preserve">, P. (2011). Sampling and assessment accuracy in mate choice: A random-walk model of information processing in mating decision. </w:t>
      </w:r>
      <w:r w:rsidRPr="000A7036">
        <w:rPr>
          <w:rStyle w:val="None"/>
          <w:i/>
          <w:iCs/>
          <w:lang w:val="en-GB"/>
        </w:rPr>
        <w:t>Journal of Theoretical Biology, 274,</w:t>
      </w:r>
      <w:r w:rsidRPr="000A7036">
        <w:rPr>
          <w:rStyle w:val="None"/>
          <w:lang w:val="en-GB"/>
        </w:rPr>
        <w:t xml:space="preserve"> 161–169. </w:t>
      </w:r>
      <w:hyperlink r:id="rId21" w:history="1">
        <w:r w:rsidR="00F7085F" w:rsidRPr="000A7036">
          <w:rPr>
            <w:rStyle w:val="Hyperlink0"/>
            <w:lang w:val="en-GB"/>
          </w:rPr>
          <w:t>https://doi.org/10.1016/j.jtbi.2011.01.001</w:t>
        </w:r>
      </w:hyperlink>
    </w:p>
    <w:p w14:paraId="7EFFF1FD"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Cohen, J. (1988). </w:t>
      </w:r>
      <w:r w:rsidRPr="000A7036">
        <w:rPr>
          <w:rStyle w:val="None"/>
          <w:i/>
          <w:iCs/>
          <w:lang w:val="en-GB"/>
        </w:rPr>
        <w:t xml:space="preserve">Statistical power analysis for the </w:t>
      </w:r>
      <w:proofErr w:type="spellStart"/>
      <w:r w:rsidRPr="000A7036">
        <w:rPr>
          <w:rStyle w:val="None"/>
          <w:i/>
          <w:iCs/>
          <w:lang w:val="en-GB"/>
        </w:rPr>
        <w:t>behavioral</w:t>
      </w:r>
      <w:proofErr w:type="spellEnd"/>
      <w:r w:rsidRPr="000A7036">
        <w:rPr>
          <w:rStyle w:val="None"/>
          <w:i/>
          <w:iCs/>
          <w:lang w:val="en-GB"/>
        </w:rPr>
        <w:t xml:space="preserve"> sciences</w:t>
      </w:r>
      <w:r w:rsidRPr="000A7036">
        <w:rPr>
          <w:rStyle w:val="None"/>
          <w:lang w:val="en-GB"/>
        </w:rPr>
        <w:t xml:space="preserve"> (2nd ed.). Hillsdale, NJ: Lawrence Erlbaum Associates. </w:t>
      </w:r>
    </w:p>
    <w:p w14:paraId="3BF380EE"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Costa, V. D, &amp; Averbeck, B. B. (2015). Frontal-parietal and limbic-striatal activity underlies information sampling in the best choice problem. </w:t>
      </w:r>
      <w:r w:rsidRPr="000A7036">
        <w:rPr>
          <w:rStyle w:val="None"/>
          <w:i/>
          <w:iCs/>
          <w:lang w:val="en-GB"/>
        </w:rPr>
        <w:t>Cerebral Cortex</w:t>
      </w:r>
      <w:r w:rsidRPr="000A7036">
        <w:rPr>
          <w:rStyle w:val="None"/>
          <w:lang w:val="en-GB"/>
        </w:rPr>
        <w:t xml:space="preserve"> </w:t>
      </w:r>
      <w:r w:rsidRPr="000A7036">
        <w:rPr>
          <w:rStyle w:val="None"/>
          <w:i/>
          <w:iCs/>
          <w:lang w:val="en-GB"/>
        </w:rPr>
        <w:t>25,</w:t>
      </w:r>
      <w:r w:rsidRPr="000A7036">
        <w:rPr>
          <w:rStyle w:val="None"/>
          <w:lang w:val="en-GB"/>
        </w:rPr>
        <w:t xml:space="preserve"> 972–982. </w:t>
      </w:r>
      <w:hyperlink r:id="rId22" w:history="1">
        <w:r w:rsidR="00F7085F" w:rsidRPr="000A7036">
          <w:rPr>
            <w:rStyle w:val="Hyperlink0"/>
            <w:lang w:val="en-GB"/>
          </w:rPr>
          <w:t>https://doi.org/10.1093/cercor/bht286</w:t>
        </w:r>
      </w:hyperlink>
      <w:r w:rsidRPr="000A7036">
        <w:rPr>
          <w:rStyle w:val="None"/>
          <w:lang w:val="en-GB"/>
        </w:rPr>
        <w:t>.</w:t>
      </w:r>
    </w:p>
    <w:p w14:paraId="07A5F46B"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Ferguson, T. S. (1989). Who solved the secretary problem? </w:t>
      </w:r>
      <w:r w:rsidRPr="000A7036">
        <w:rPr>
          <w:rStyle w:val="None"/>
          <w:i/>
          <w:iCs/>
          <w:lang w:val="en-GB"/>
        </w:rPr>
        <w:t>Statistical Science 4</w:t>
      </w:r>
      <w:r w:rsidRPr="000A7036">
        <w:rPr>
          <w:rStyle w:val="None"/>
          <w:lang w:val="en-GB"/>
        </w:rPr>
        <w:t xml:space="preserve">, 282–289. </w:t>
      </w:r>
      <w:hyperlink r:id="rId23" w:history="1">
        <w:r w:rsidR="00F7085F" w:rsidRPr="000A7036">
          <w:rPr>
            <w:rStyle w:val="Hyperlink0"/>
            <w:lang w:val="en-GB"/>
          </w:rPr>
          <w:t>https://doi.org/10.1214/ss/1177012493</w:t>
        </w:r>
      </w:hyperlink>
    </w:p>
    <w:p w14:paraId="049E6B11"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Freeman, P. R. (1983). The secretary problem and its extensions: A review. </w:t>
      </w:r>
      <w:r w:rsidRPr="000A7036">
        <w:rPr>
          <w:rStyle w:val="None"/>
          <w:i/>
          <w:iCs/>
          <w:lang w:val="en-GB"/>
        </w:rPr>
        <w:t xml:space="preserve">International Statistical Review / Revue Internationale de </w:t>
      </w:r>
      <w:proofErr w:type="spellStart"/>
      <w:r w:rsidRPr="000A7036">
        <w:rPr>
          <w:rStyle w:val="None"/>
          <w:i/>
          <w:iCs/>
          <w:lang w:val="en-GB"/>
        </w:rPr>
        <w:t>Statistique</w:t>
      </w:r>
      <w:proofErr w:type="spellEnd"/>
      <w:r w:rsidRPr="000A7036">
        <w:rPr>
          <w:rStyle w:val="None"/>
          <w:i/>
          <w:iCs/>
          <w:lang w:val="en-GB"/>
        </w:rPr>
        <w:t xml:space="preserve"> 51</w:t>
      </w:r>
      <w:r w:rsidRPr="000A7036">
        <w:rPr>
          <w:rStyle w:val="None"/>
          <w:lang w:val="en-GB"/>
        </w:rPr>
        <w:t xml:space="preserve">, 189–206. </w:t>
      </w:r>
      <w:hyperlink r:id="rId24" w:history="1">
        <w:r w:rsidR="00F7085F" w:rsidRPr="000A7036">
          <w:rPr>
            <w:rStyle w:val="Hyperlink0"/>
            <w:lang w:val="en-GB"/>
          </w:rPr>
          <w:t>https://doi.org/10.2307/1402748</w:t>
        </w:r>
      </w:hyperlink>
    </w:p>
    <w:p w14:paraId="4C7E1583"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Furl, N. &amp; Averbeck. B.B. (2011). Parietal cortex and insula relate to evidence seeking relevant to reward-related decisions. Journal of Neuroscience, 31, 17572-82. </w:t>
      </w:r>
      <w:hyperlink r:id="rId25" w:history="1">
        <w:r w:rsidR="00F7085F" w:rsidRPr="000A7036">
          <w:rPr>
            <w:rStyle w:val="Hyperlink1"/>
            <w:lang w:val="en-GB"/>
          </w:rPr>
          <w:t>https://doi.org/10.1523/JNEUROSCI.4236-11.2011</w:t>
        </w:r>
      </w:hyperlink>
    </w:p>
    <w:p w14:paraId="1C0C0E1F"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Furl, N., Averbeck, B. B., &amp; McKay, R. T. (2019). Looking for Mr(s) Right: Decision bias can prevent us from finding the most attractive face. </w:t>
      </w:r>
      <w:r w:rsidRPr="000A7036">
        <w:rPr>
          <w:rStyle w:val="None"/>
          <w:i/>
          <w:iCs/>
          <w:lang w:val="en-GB"/>
        </w:rPr>
        <w:t>Cognitive Psychology 111,</w:t>
      </w:r>
      <w:r w:rsidRPr="000A7036">
        <w:rPr>
          <w:rStyle w:val="None"/>
          <w:lang w:val="en-GB"/>
        </w:rPr>
        <w:t xml:space="preserve"> 1–14. </w:t>
      </w:r>
      <w:hyperlink r:id="rId26" w:history="1">
        <w:r w:rsidR="00F7085F" w:rsidRPr="000A7036">
          <w:rPr>
            <w:rStyle w:val="Hyperlink0"/>
            <w:lang w:val="en-GB"/>
          </w:rPr>
          <w:t>https://doi.org/10.1016/j.cogpsych.2019.02.002</w:t>
        </w:r>
      </w:hyperlink>
    </w:p>
    <w:p w14:paraId="15867256"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Gilbert, J. P., &amp; Mosteller, F. (1966). Recognizing the maximum of a sequence. </w:t>
      </w:r>
      <w:r w:rsidRPr="000A7036">
        <w:rPr>
          <w:rStyle w:val="None"/>
          <w:i/>
          <w:iCs/>
          <w:lang w:val="en-GB"/>
        </w:rPr>
        <w:t>Journal of the American Statistical Association 61</w:t>
      </w:r>
      <w:r w:rsidRPr="000A7036">
        <w:rPr>
          <w:rStyle w:val="None"/>
          <w:lang w:val="en-GB"/>
        </w:rPr>
        <w:t xml:space="preserve">, 35–73. </w:t>
      </w:r>
      <w:hyperlink r:id="rId27" w:history="1">
        <w:r w:rsidR="00F7085F" w:rsidRPr="000A7036">
          <w:rPr>
            <w:rStyle w:val="Hyperlink0"/>
            <w:lang w:val="en-GB"/>
          </w:rPr>
          <w:t>https://doi.org/10.2307/2283044</w:t>
        </w:r>
      </w:hyperlink>
    </w:p>
    <w:p w14:paraId="61DD141F"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Goldstein, D. G., McAfee, R. P., Suri, S., &amp; Wright, J. R. (2020). Learning When to Stop Searching. </w:t>
      </w:r>
      <w:r w:rsidRPr="000A7036">
        <w:rPr>
          <w:rStyle w:val="None"/>
          <w:i/>
          <w:iCs/>
          <w:lang w:val="en-GB"/>
        </w:rPr>
        <w:t>Management Science 66,</w:t>
      </w:r>
      <w:r w:rsidRPr="000A7036">
        <w:rPr>
          <w:rStyle w:val="None"/>
          <w:lang w:val="en-GB"/>
        </w:rPr>
        <w:t xml:space="preserve"> 1375–1394. </w:t>
      </w:r>
      <w:hyperlink r:id="rId28" w:history="1">
        <w:r w:rsidR="00F7085F" w:rsidRPr="000A7036">
          <w:rPr>
            <w:rStyle w:val="Hyperlink0"/>
            <w:lang w:val="en-GB"/>
          </w:rPr>
          <w:t>https://doi.org/10.1287/mnsc.2018.3245</w:t>
        </w:r>
      </w:hyperlink>
    </w:p>
    <w:p w14:paraId="7959E304" w14:textId="77777777" w:rsidR="00F7085F" w:rsidRPr="000A7036" w:rsidRDefault="00000000">
      <w:pPr>
        <w:pStyle w:val="BodyAA"/>
        <w:spacing w:after="120" w:line="480" w:lineRule="auto"/>
        <w:ind w:firstLine="720"/>
        <w:rPr>
          <w:rStyle w:val="Hyperlink0"/>
          <w:lang w:val="en-GB"/>
        </w:rPr>
      </w:pPr>
      <w:r w:rsidRPr="000A7036">
        <w:rPr>
          <w:rStyle w:val="None"/>
          <w:lang w:val="en-GB"/>
        </w:rPr>
        <w:lastRenderedPageBreak/>
        <w:t xml:space="preserve">Guan, M., &amp; Lee, M. D. (2018). The effect of goals and environments on human performance in optimal stopping problems. </w:t>
      </w:r>
      <w:r w:rsidRPr="000A7036">
        <w:rPr>
          <w:rStyle w:val="None"/>
          <w:i/>
          <w:iCs/>
          <w:lang w:val="en-GB"/>
        </w:rPr>
        <w:t>Decision 5,</w:t>
      </w:r>
      <w:r w:rsidRPr="000A7036">
        <w:rPr>
          <w:rStyle w:val="None"/>
          <w:lang w:val="en-GB"/>
        </w:rPr>
        <w:t xml:space="preserve"> 339–361. </w:t>
      </w:r>
      <w:hyperlink r:id="rId29" w:history="1">
        <w:r w:rsidR="00F7085F" w:rsidRPr="000A7036">
          <w:rPr>
            <w:rStyle w:val="Hyperlink0"/>
            <w:lang w:val="en-GB"/>
          </w:rPr>
          <w:t>https://doi.org/10.1037/dec0000081</w:t>
        </w:r>
      </w:hyperlink>
    </w:p>
    <w:p w14:paraId="08671707"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Guan, M., &amp; Stokes, R. (2020). A cognitive </w:t>
      </w:r>
      <w:proofErr w:type="spellStart"/>
      <w:r w:rsidRPr="000A7036">
        <w:rPr>
          <w:rStyle w:val="None"/>
          <w:lang w:val="en-GB"/>
        </w:rPr>
        <w:t>modeling</w:t>
      </w:r>
      <w:proofErr w:type="spellEnd"/>
      <w:r w:rsidRPr="000A7036">
        <w:rPr>
          <w:rStyle w:val="None"/>
          <w:lang w:val="en-GB"/>
        </w:rPr>
        <w:t xml:space="preserve"> analysis of risk in sequential choice tasks. Judgment and Decision Making 15, 823–850.</w:t>
      </w:r>
    </w:p>
    <w:p w14:paraId="75EB23B5"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Lee, M. D. (2006). A hierarchical Bayesian model of human decision-making on an optimal stopping problem. </w:t>
      </w:r>
      <w:r w:rsidRPr="000A7036">
        <w:rPr>
          <w:rStyle w:val="None"/>
          <w:i/>
          <w:iCs/>
          <w:lang w:val="en-GB"/>
        </w:rPr>
        <w:t>Cognitive Science 30,</w:t>
      </w:r>
      <w:r w:rsidRPr="000A7036">
        <w:rPr>
          <w:rStyle w:val="None"/>
          <w:lang w:val="en-GB"/>
        </w:rPr>
        <w:t xml:space="preserve"> 1–26. </w:t>
      </w:r>
      <w:hyperlink r:id="rId30" w:history="1">
        <w:r w:rsidR="00F7085F" w:rsidRPr="000A7036">
          <w:rPr>
            <w:rStyle w:val="Hyperlink0"/>
            <w:lang w:val="en-GB"/>
          </w:rPr>
          <w:t>https://doi.org/10.1207/s15516709cog0000_69</w:t>
        </w:r>
      </w:hyperlink>
    </w:p>
    <w:p w14:paraId="58C5D17C" w14:textId="77777777" w:rsidR="00F7085F" w:rsidRPr="000A7036" w:rsidRDefault="00000000">
      <w:pPr>
        <w:pStyle w:val="BodyA"/>
        <w:spacing w:after="120" w:line="480" w:lineRule="auto"/>
        <w:ind w:firstLine="720"/>
        <w:rPr>
          <w:rStyle w:val="None"/>
          <w:lang w:val="en-GB"/>
        </w:rPr>
      </w:pPr>
      <w:r w:rsidRPr="000A7036">
        <w:rPr>
          <w:rStyle w:val="None"/>
          <w:lang w:val="en-GB"/>
        </w:rPr>
        <w:t>MATLAB. (2010). version 9.9.0 (R2020b). Natick, Massachusetts: The MathWorks Inc.</w:t>
      </w:r>
    </w:p>
    <w:p w14:paraId="38027044" w14:textId="77777777" w:rsidR="00F7085F" w:rsidRPr="000A7036" w:rsidRDefault="00000000">
      <w:pPr>
        <w:pStyle w:val="BodyA"/>
        <w:spacing w:after="120" w:line="480" w:lineRule="auto"/>
        <w:ind w:firstLine="720"/>
        <w:rPr>
          <w:rStyle w:val="None"/>
          <w:lang w:val="en-GB"/>
        </w:rPr>
      </w:pPr>
      <w:proofErr w:type="spellStart"/>
      <w:r w:rsidRPr="000A7036">
        <w:rPr>
          <w:rStyle w:val="None"/>
          <w:lang w:val="en-GB"/>
        </w:rPr>
        <w:t>Olivola</w:t>
      </w:r>
      <w:proofErr w:type="spellEnd"/>
      <w:r w:rsidRPr="000A7036">
        <w:rPr>
          <w:rStyle w:val="None"/>
          <w:lang w:val="en-GB"/>
        </w:rPr>
        <w:t xml:space="preserve">, C.Y., Funk, F. &amp; Todorov, A. (2014). Social attributions from faces bias human choices. </w:t>
      </w:r>
      <w:r w:rsidRPr="000A7036">
        <w:rPr>
          <w:rStyle w:val="None"/>
          <w:i/>
          <w:iCs/>
          <w:lang w:val="en-GB"/>
        </w:rPr>
        <w:t>Trends in Cognitive Sciences 11,</w:t>
      </w:r>
      <w:r w:rsidRPr="000A7036">
        <w:rPr>
          <w:rStyle w:val="None"/>
          <w:lang w:val="en-GB"/>
        </w:rPr>
        <w:t xml:space="preserve"> 566-570. </w:t>
      </w:r>
      <w:hyperlink r:id="rId31" w:history="1">
        <w:r w:rsidR="00F7085F" w:rsidRPr="000A7036">
          <w:rPr>
            <w:rStyle w:val="Hyperlink0"/>
            <w:lang w:val="en-GB"/>
          </w:rPr>
          <w:t>https://doi.org/10.1016/j.tics.2014.09.007</w:t>
        </w:r>
      </w:hyperlink>
    </w:p>
    <w:p w14:paraId="5099C1F6"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Prolific. (2014). Available at: </w:t>
      </w:r>
      <w:hyperlink r:id="rId32" w:history="1">
        <w:r w:rsidR="00F7085F" w:rsidRPr="000A7036">
          <w:rPr>
            <w:rStyle w:val="Hyperlink0"/>
            <w:lang w:val="en-GB"/>
          </w:rPr>
          <w:t>https://www.prolific.co</w:t>
        </w:r>
      </w:hyperlink>
    </w:p>
    <w:p w14:paraId="35B2CB5E"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Rouder, J. N., Speckman, P. L., Sun, D., Morey, R. D., &amp; Iverson, G. (2009). Bayesian t-tests for accepting and rejecting the null hypothesis. </w:t>
      </w:r>
      <w:r w:rsidRPr="000A7036">
        <w:rPr>
          <w:rStyle w:val="None"/>
          <w:i/>
          <w:iCs/>
          <w:lang w:val="en-GB"/>
        </w:rPr>
        <w:t>Psychonomic Bulletin &amp; Review, 16,</w:t>
      </w:r>
      <w:r w:rsidRPr="000A7036">
        <w:rPr>
          <w:rStyle w:val="None"/>
          <w:lang w:val="en-GB"/>
        </w:rPr>
        <w:t xml:space="preserve"> 225-237. </w:t>
      </w:r>
      <w:hyperlink r:id="rId33" w:history="1">
        <w:r w:rsidR="00F7085F" w:rsidRPr="000A7036">
          <w:rPr>
            <w:rStyle w:val="Hyperlink2"/>
            <w:lang w:val="en-GB"/>
          </w:rPr>
          <w:t>https://doi.org/10.3758/PBR.16.2.225</w:t>
        </w:r>
      </w:hyperlink>
    </w:p>
    <w:p w14:paraId="27309630" w14:textId="77777777" w:rsidR="00F7085F" w:rsidRPr="000A7036" w:rsidRDefault="00000000">
      <w:pPr>
        <w:pStyle w:val="BodyAA"/>
        <w:spacing w:after="120" w:line="480" w:lineRule="auto"/>
        <w:ind w:firstLine="720"/>
        <w:rPr>
          <w:rStyle w:val="Hyperlink0"/>
          <w:lang w:val="en-GB"/>
        </w:rPr>
      </w:pPr>
      <w:r w:rsidRPr="000A7036">
        <w:rPr>
          <w:rStyle w:val="None"/>
          <w:lang w:val="en-GB"/>
        </w:rPr>
        <w:t xml:space="preserve">Seale, D. A., &amp; Rapoport, A. (1997). Sequential decision making with relative ranks: An experimental investigation of the "secretary problem". </w:t>
      </w:r>
      <w:r w:rsidRPr="000A7036">
        <w:rPr>
          <w:rStyle w:val="None"/>
          <w:i/>
          <w:iCs/>
          <w:lang w:val="en-GB"/>
        </w:rPr>
        <w:t xml:space="preserve">Organizational Behavior and Human Decision Processes, 69, </w:t>
      </w:r>
      <w:r w:rsidRPr="000A7036">
        <w:rPr>
          <w:rStyle w:val="None"/>
          <w:lang w:val="en-GB"/>
        </w:rPr>
        <w:t xml:space="preserve">221–236. </w:t>
      </w:r>
      <w:hyperlink r:id="rId34" w:history="1">
        <w:r w:rsidR="00F7085F" w:rsidRPr="000A7036">
          <w:rPr>
            <w:rStyle w:val="Hyperlink0"/>
            <w:lang w:val="en-GB"/>
          </w:rPr>
          <w:t>https://doi.org/10.1006/obhd.1997.2683</w:t>
        </w:r>
      </w:hyperlink>
    </w:p>
    <w:p w14:paraId="0DFE7C64"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Valone, T.J., Nordell, S.E., Giraldeau, L-A. &amp; Templeton, J.J. (1996). The empirical question of thresholds and mechanisms of mate choice. </w:t>
      </w:r>
      <w:r w:rsidRPr="000A7036">
        <w:rPr>
          <w:rStyle w:val="None"/>
          <w:i/>
          <w:iCs/>
          <w:lang w:val="en-GB"/>
        </w:rPr>
        <w:t>Evolutionary Ecology 10,</w:t>
      </w:r>
      <w:r w:rsidRPr="000A7036">
        <w:rPr>
          <w:rStyle w:val="None"/>
          <w:lang w:val="en-GB"/>
        </w:rPr>
        <w:t xml:space="preserve"> 447-455. </w:t>
      </w:r>
      <w:hyperlink r:id="rId35" w:history="1">
        <w:r w:rsidR="00F7085F" w:rsidRPr="000A7036">
          <w:rPr>
            <w:rStyle w:val="Hyperlink0"/>
            <w:lang w:val="en-GB"/>
          </w:rPr>
          <w:t>https://doi.org/10.1007/BF01237729</w:t>
        </w:r>
      </w:hyperlink>
    </w:p>
    <w:p w14:paraId="76F6D0B5"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van de Wouw, S., McKay, R., Averbeck, B. J., &amp; Furl, N. (2022). Explaining human sampling rates across different decision domains. </w:t>
      </w:r>
      <w:r w:rsidRPr="000A7036">
        <w:rPr>
          <w:rStyle w:val="None"/>
          <w:i/>
          <w:iCs/>
          <w:lang w:val="en-GB"/>
        </w:rPr>
        <w:t>Judgment and Decision Making</w:t>
      </w:r>
      <w:r w:rsidRPr="000A7036">
        <w:rPr>
          <w:rStyle w:val="None"/>
          <w:lang w:val="en-GB"/>
        </w:rPr>
        <w:t xml:space="preserve"> </w:t>
      </w:r>
      <w:r w:rsidRPr="000A7036">
        <w:rPr>
          <w:rStyle w:val="None"/>
          <w:i/>
          <w:iCs/>
          <w:lang w:val="en-GB"/>
        </w:rPr>
        <w:t>17</w:t>
      </w:r>
      <w:r w:rsidRPr="000A7036">
        <w:rPr>
          <w:rStyle w:val="None"/>
          <w:lang w:val="en-GB"/>
        </w:rPr>
        <w:t xml:space="preserve">, 487-512. </w:t>
      </w:r>
      <w:hyperlink r:id="rId36" w:history="1">
        <w:r w:rsidR="00F7085F" w:rsidRPr="000A7036">
          <w:rPr>
            <w:rStyle w:val="Hyperlink0"/>
            <w:lang w:val="en-GB"/>
          </w:rPr>
          <w:t>https://doi.org/10.1017/S1930297500003557</w:t>
        </w:r>
      </w:hyperlink>
    </w:p>
    <w:p w14:paraId="75B19B6C" w14:textId="77777777" w:rsidR="00F7085F" w:rsidRPr="000A7036" w:rsidRDefault="00000000">
      <w:pPr>
        <w:pStyle w:val="BodyA"/>
        <w:spacing w:after="120" w:line="480" w:lineRule="auto"/>
        <w:ind w:firstLine="720"/>
        <w:rPr>
          <w:rStyle w:val="Hyperlink0"/>
          <w:lang w:val="en-GB"/>
        </w:rPr>
      </w:pPr>
      <w:r w:rsidRPr="000A7036">
        <w:rPr>
          <w:rStyle w:val="None"/>
          <w:lang w:val="en-GB"/>
        </w:rPr>
        <w:lastRenderedPageBreak/>
        <w:t xml:space="preserve">van de Wouw, D. S., McKay, R. T., &amp; Furl, N. (2024). Biased expectations about future choice options predict sequential economic decisions. Communications Psychology, 2(1), 119. </w:t>
      </w:r>
      <w:hyperlink r:id="rId37" w:history="1">
        <w:r w:rsidR="00F7085F" w:rsidRPr="000A7036">
          <w:rPr>
            <w:rStyle w:val="Hyperlink2"/>
            <w:lang w:val="en-GB"/>
          </w:rPr>
          <w:t>https://doi.org/10.1038/s44271-024-00172-8</w:t>
        </w:r>
      </w:hyperlink>
    </w:p>
    <w:p w14:paraId="39A47F30" w14:textId="621FCB23" w:rsidR="006931BE" w:rsidRDefault="006931BE">
      <w:pPr>
        <w:rPr>
          <w:ins w:id="823" w:author="Furl, Nicholas" w:date="2026-07-02T16:56:00Z" w16du:dateUtc="2026-07-02T15:56:00Z"/>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ins w:id="824" w:author="Furl, Nicholas" w:date="2026-07-02T16:56:00Z" w16du:dateUtc="2026-07-02T15:56:00Z">
        <w:r>
          <w:rPr>
            <w:lang w:val="en-GB"/>
          </w:rPr>
          <w:br w:type="page"/>
        </w:r>
      </w:ins>
    </w:p>
    <w:p w14:paraId="78C0DDFF" w14:textId="77777777" w:rsidR="00F7085F" w:rsidRPr="000A7036" w:rsidRDefault="00F7085F">
      <w:pPr>
        <w:pStyle w:val="BodyA"/>
        <w:spacing w:after="120" w:line="480" w:lineRule="auto"/>
        <w:ind w:firstLine="720"/>
        <w:rPr>
          <w:lang w:val="en-GB"/>
        </w:rPr>
      </w:pPr>
    </w:p>
    <w:sectPr w:rsidR="00F7085F" w:rsidRPr="000A7036">
      <w:headerReference w:type="default" r:id="rId38"/>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2BA1D" w14:textId="77777777" w:rsidR="00AB692C" w:rsidRDefault="00AB692C">
      <w:r>
        <w:separator/>
      </w:r>
    </w:p>
  </w:endnote>
  <w:endnote w:type="continuationSeparator" w:id="0">
    <w:p w14:paraId="0FA268C2" w14:textId="77777777" w:rsidR="00AB692C" w:rsidRDefault="00AB6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7E5CC" w14:textId="77777777" w:rsidR="00AB692C" w:rsidRDefault="00AB692C">
      <w:r>
        <w:separator/>
      </w:r>
    </w:p>
  </w:footnote>
  <w:footnote w:type="continuationSeparator" w:id="0">
    <w:p w14:paraId="62ADC17F" w14:textId="77777777" w:rsidR="00AB692C" w:rsidRDefault="00AB69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2799" w14:textId="77777777" w:rsidR="00F7085F" w:rsidRDefault="00000000">
    <w:pPr>
      <w:pStyle w:val="Header"/>
      <w:tabs>
        <w:tab w:val="clear" w:pos="9026"/>
        <w:tab w:val="right" w:pos="9000"/>
      </w:tabs>
    </w:pPr>
    <w:r>
      <w:t>Domains of sequential decisions</w:t>
    </w:r>
    <w:r>
      <w:tab/>
    </w:r>
    <w:r>
      <w:tab/>
    </w:r>
    <w:r>
      <w:fldChar w:fldCharType="begin"/>
    </w:r>
    <w:r>
      <w:instrText xml:space="preserve"> PAGE </w:instrText>
    </w:r>
    <w:r>
      <w:fldChar w:fldCharType="separate"/>
    </w:r>
    <w:r w:rsidR="001F53D9">
      <w:rPr>
        <w:noProof/>
      </w:rPr>
      <w:t>1</w:t>
    </w:r>
    <w:r>
      <w:fldChar w:fldCharType="end"/>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url, Nicholas">
    <w15:presenceInfo w15:providerId="AD" w15:userId="S::Nicholas.Furl@rhul.ac.uk::3f859149-b986-4a60-8dbc-55f9cbdb1b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85F"/>
    <w:rsid w:val="00010798"/>
    <w:rsid w:val="00021619"/>
    <w:rsid w:val="00025CCF"/>
    <w:rsid w:val="00032C21"/>
    <w:rsid w:val="00041F72"/>
    <w:rsid w:val="00045D3F"/>
    <w:rsid w:val="000501CE"/>
    <w:rsid w:val="00052D73"/>
    <w:rsid w:val="000868AF"/>
    <w:rsid w:val="000A3DA3"/>
    <w:rsid w:val="000A7036"/>
    <w:rsid w:val="000A7317"/>
    <w:rsid w:val="000B4F1F"/>
    <w:rsid w:val="000C5510"/>
    <w:rsid w:val="000C6D79"/>
    <w:rsid w:val="000E4638"/>
    <w:rsid w:val="000F48FF"/>
    <w:rsid w:val="00100627"/>
    <w:rsid w:val="0012568F"/>
    <w:rsid w:val="00160A30"/>
    <w:rsid w:val="0017219F"/>
    <w:rsid w:val="00192EEB"/>
    <w:rsid w:val="001A1CF3"/>
    <w:rsid w:val="001B5662"/>
    <w:rsid w:val="001C05F9"/>
    <w:rsid w:val="001D661C"/>
    <w:rsid w:val="001F53D9"/>
    <w:rsid w:val="002008F4"/>
    <w:rsid w:val="00201E92"/>
    <w:rsid w:val="0020521A"/>
    <w:rsid w:val="00231B13"/>
    <w:rsid w:val="00237F0B"/>
    <w:rsid w:val="00246459"/>
    <w:rsid w:val="00247F80"/>
    <w:rsid w:val="00253EFA"/>
    <w:rsid w:val="00265728"/>
    <w:rsid w:val="0028149A"/>
    <w:rsid w:val="002B18E2"/>
    <w:rsid w:val="002C2789"/>
    <w:rsid w:val="002D7047"/>
    <w:rsid w:val="002F2662"/>
    <w:rsid w:val="002F5147"/>
    <w:rsid w:val="002F6240"/>
    <w:rsid w:val="00306664"/>
    <w:rsid w:val="00322F7F"/>
    <w:rsid w:val="00327F01"/>
    <w:rsid w:val="0033058A"/>
    <w:rsid w:val="0033287F"/>
    <w:rsid w:val="00334EF6"/>
    <w:rsid w:val="003365FC"/>
    <w:rsid w:val="00345038"/>
    <w:rsid w:val="00352A04"/>
    <w:rsid w:val="00382610"/>
    <w:rsid w:val="003C7721"/>
    <w:rsid w:val="003D2650"/>
    <w:rsid w:val="003F141A"/>
    <w:rsid w:val="00412630"/>
    <w:rsid w:val="004129B2"/>
    <w:rsid w:val="00440F11"/>
    <w:rsid w:val="00447CE7"/>
    <w:rsid w:val="00477DC7"/>
    <w:rsid w:val="004842CD"/>
    <w:rsid w:val="0048770C"/>
    <w:rsid w:val="004925A8"/>
    <w:rsid w:val="00492B2A"/>
    <w:rsid w:val="004D1779"/>
    <w:rsid w:val="004D37BB"/>
    <w:rsid w:val="004E499A"/>
    <w:rsid w:val="004E520D"/>
    <w:rsid w:val="005110C2"/>
    <w:rsid w:val="00516DB7"/>
    <w:rsid w:val="005245D9"/>
    <w:rsid w:val="0053609D"/>
    <w:rsid w:val="005755F3"/>
    <w:rsid w:val="005756AF"/>
    <w:rsid w:val="005A016C"/>
    <w:rsid w:val="005B06D6"/>
    <w:rsid w:val="005C2FDA"/>
    <w:rsid w:val="005D1FF4"/>
    <w:rsid w:val="005E06FC"/>
    <w:rsid w:val="005E1027"/>
    <w:rsid w:val="005F3C78"/>
    <w:rsid w:val="005F6190"/>
    <w:rsid w:val="0061013A"/>
    <w:rsid w:val="0061727C"/>
    <w:rsid w:val="00642B24"/>
    <w:rsid w:val="00643CD7"/>
    <w:rsid w:val="006462BC"/>
    <w:rsid w:val="00677A4F"/>
    <w:rsid w:val="00681448"/>
    <w:rsid w:val="006931BE"/>
    <w:rsid w:val="00693D81"/>
    <w:rsid w:val="00696D31"/>
    <w:rsid w:val="006A0073"/>
    <w:rsid w:val="006C59A0"/>
    <w:rsid w:val="006D1A7B"/>
    <w:rsid w:val="006D5FAE"/>
    <w:rsid w:val="006E0009"/>
    <w:rsid w:val="00716E90"/>
    <w:rsid w:val="007220BD"/>
    <w:rsid w:val="00734D9D"/>
    <w:rsid w:val="00760700"/>
    <w:rsid w:val="0076300D"/>
    <w:rsid w:val="0078139C"/>
    <w:rsid w:val="007A2B31"/>
    <w:rsid w:val="007B00CB"/>
    <w:rsid w:val="007B19EA"/>
    <w:rsid w:val="007B5CEF"/>
    <w:rsid w:val="007C4A06"/>
    <w:rsid w:val="007E38DF"/>
    <w:rsid w:val="00812CF9"/>
    <w:rsid w:val="00823006"/>
    <w:rsid w:val="0082705A"/>
    <w:rsid w:val="00830FB3"/>
    <w:rsid w:val="00843841"/>
    <w:rsid w:val="0084610D"/>
    <w:rsid w:val="008479C2"/>
    <w:rsid w:val="00853EE2"/>
    <w:rsid w:val="008752CB"/>
    <w:rsid w:val="0088477D"/>
    <w:rsid w:val="0089072D"/>
    <w:rsid w:val="008A6E76"/>
    <w:rsid w:val="008C1B46"/>
    <w:rsid w:val="008C4C73"/>
    <w:rsid w:val="008C70D8"/>
    <w:rsid w:val="008F5C65"/>
    <w:rsid w:val="0090234F"/>
    <w:rsid w:val="00904EEE"/>
    <w:rsid w:val="00916CA0"/>
    <w:rsid w:val="00921AEE"/>
    <w:rsid w:val="009456C9"/>
    <w:rsid w:val="009474C3"/>
    <w:rsid w:val="00954916"/>
    <w:rsid w:val="00973409"/>
    <w:rsid w:val="009A2A4A"/>
    <w:rsid w:val="009B567F"/>
    <w:rsid w:val="009D766B"/>
    <w:rsid w:val="009F0070"/>
    <w:rsid w:val="00A148BE"/>
    <w:rsid w:val="00A167D5"/>
    <w:rsid w:val="00A1713D"/>
    <w:rsid w:val="00A221D6"/>
    <w:rsid w:val="00A357BA"/>
    <w:rsid w:val="00A86692"/>
    <w:rsid w:val="00A9345C"/>
    <w:rsid w:val="00AA68B2"/>
    <w:rsid w:val="00AB692C"/>
    <w:rsid w:val="00AC555E"/>
    <w:rsid w:val="00AE5AFE"/>
    <w:rsid w:val="00AF25D7"/>
    <w:rsid w:val="00AF289D"/>
    <w:rsid w:val="00AF6B5D"/>
    <w:rsid w:val="00B035F6"/>
    <w:rsid w:val="00B0593C"/>
    <w:rsid w:val="00B1210E"/>
    <w:rsid w:val="00B13A6B"/>
    <w:rsid w:val="00B205A3"/>
    <w:rsid w:val="00B2347A"/>
    <w:rsid w:val="00B25491"/>
    <w:rsid w:val="00B40BB1"/>
    <w:rsid w:val="00B80990"/>
    <w:rsid w:val="00B95F10"/>
    <w:rsid w:val="00BA0B53"/>
    <w:rsid w:val="00BC4B1E"/>
    <w:rsid w:val="00BE2C87"/>
    <w:rsid w:val="00BF1F4D"/>
    <w:rsid w:val="00BF6CF8"/>
    <w:rsid w:val="00C0525C"/>
    <w:rsid w:val="00C2103F"/>
    <w:rsid w:val="00C22C55"/>
    <w:rsid w:val="00C23312"/>
    <w:rsid w:val="00C56A98"/>
    <w:rsid w:val="00C730B2"/>
    <w:rsid w:val="00C82C9A"/>
    <w:rsid w:val="00CB2578"/>
    <w:rsid w:val="00CD562F"/>
    <w:rsid w:val="00CE12BA"/>
    <w:rsid w:val="00CE2C04"/>
    <w:rsid w:val="00D06AE9"/>
    <w:rsid w:val="00D223DD"/>
    <w:rsid w:val="00D31FEA"/>
    <w:rsid w:val="00D415E3"/>
    <w:rsid w:val="00D54955"/>
    <w:rsid w:val="00D562A4"/>
    <w:rsid w:val="00D819D8"/>
    <w:rsid w:val="00D9450E"/>
    <w:rsid w:val="00DC1780"/>
    <w:rsid w:val="00DD1DDE"/>
    <w:rsid w:val="00DD491F"/>
    <w:rsid w:val="00DE2B86"/>
    <w:rsid w:val="00DE347F"/>
    <w:rsid w:val="00DE5E06"/>
    <w:rsid w:val="00DF2228"/>
    <w:rsid w:val="00DF5C5E"/>
    <w:rsid w:val="00E01004"/>
    <w:rsid w:val="00E234C6"/>
    <w:rsid w:val="00E26087"/>
    <w:rsid w:val="00E2747C"/>
    <w:rsid w:val="00E45AA5"/>
    <w:rsid w:val="00E6101C"/>
    <w:rsid w:val="00E65ED1"/>
    <w:rsid w:val="00E74E3C"/>
    <w:rsid w:val="00E86F08"/>
    <w:rsid w:val="00EE0CFE"/>
    <w:rsid w:val="00EE4E6B"/>
    <w:rsid w:val="00EE5AE4"/>
    <w:rsid w:val="00EE792D"/>
    <w:rsid w:val="00EF69F0"/>
    <w:rsid w:val="00F06267"/>
    <w:rsid w:val="00F230CB"/>
    <w:rsid w:val="00F35C97"/>
    <w:rsid w:val="00F62481"/>
    <w:rsid w:val="00F7085F"/>
    <w:rsid w:val="00F7168A"/>
    <w:rsid w:val="00F7620E"/>
    <w:rsid w:val="00F76E50"/>
    <w:rsid w:val="00FA0590"/>
    <w:rsid w:val="00FA5D63"/>
    <w:rsid w:val="00FA61EC"/>
    <w:rsid w:val="00FB154E"/>
    <w:rsid w:val="00FB7A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5CC0"/>
  <w15:docId w15:val="{E018975A-34DD-452B-9B75-DBD74323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eastAsia="Calibri" w:hAnsi="Calibri" w:cs="Calibri"/>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563C1"/>
      <w:u w:val="single" w:color="0563C1"/>
      <w:lang w:val="en-US"/>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Hyperlink1">
    <w:name w:val="Hyperlink.1"/>
    <w:basedOn w:val="Hyperlink"/>
    <w:rPr>
      <w:outline w:val="0"/>
      <w:color w:val="0000FF"/>
      <w:u w:val="single" w:color="0000FF"/>
    </w:rPr>
  </w:style>
  <w:style w:type="paragraph" w:customStyle="1" w:styleId="BodyAA">
    <w:name w:val="Body A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character" w:customStyle="1" w:styleId="Hyperlink2">
    <w:name w:val="Hyperlink.2"/>
    <w:basedOn w:val="Hyperlink1"/>
    <w:rPr>
      <w:outline w:val="0"/>
      <w:color w:val="0000FF"/>
      <w:u w:val="single" w:color="0000FF"/>
      <w:lang w:val="en-U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F53D9"/>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UnresolvedMention">
    <w:name w:val="Unresolved Mention"/>
    <w:basedOn w:val="DefaultParagraphFont"/>
    <w:uiPriority w:val="99"/>
    <w:semiHidden/>
    <w:unhideWhenUsed/>
    <w:rsid w:val="00DE5E06"/>
    <w:rPr>
      <w:color w:val="605E5C"/>
      <w:shd w:val="clear" w:color="auto" w:fill="E1DFDD"/>
    </w:rPr>
  </w:style>
  <w:style w:type="character" w:styleId="PlaceholderText">
    <w:name w:val="Placeholder Text"/>
    <w:basedOn w:val="DefaultParagraphFont"/>
    <w:uiPriority w:val="99"/>
    <w:semiHidden/>
    <w:rsid w:val="00A167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3389/fpsyg.2019.00307" TargetMode="External"/><Relationship Id="rId26" Type="http://schemas.openxmlformats.org/officeDocument/2006/relationships/hyperlink" Target="https://doi.org/10.1016/j.cogpsych.2019.02.002" TargetMode="External"/><Relationship Id="rId39" Type="http://schemas.openxmlformats.org/officeDocument/2006/relationships/fontTable" Target="fontTable.xml"/><Relationship Id="rId21" Type="http://schemas.openxmlformats.org/officeDocument/2006/relationships/hyperlink" Target="https://doi.org/10.1016/j.jtbi.2011.01.001" TargetMode="External"/><Relationship Id="rId34" Type="http://schemas.openxmlformats.org/officeDocument/2006/relationships/hyperlink" Target="https://doi.org/10.1006/obhd.1997.2683" TargetMode="External"/><Relationship Id="rId7" Type="http://schemas.openxmlformats.org/officeDocument/2006/relationships/hyperlink" Target="https://github.com/nicholasfurl/Model_fitting_imageTasks" TargetMode="External"/><Relationship Id="rId2" Type="http://schemas.openxmlformats.org/officeDocument/2006/relationships/settings" Target="settings.xml"/><Relationship Id="rId16" Type="http://schemas.openxmlformats.org/officeDocument/2006/relationships/hyperlink" Target="https://doi.org/10.1037/xge0001287" TargetMode="External"/><Relationship Id="rId20" Type="http://schemas.openxmlformats.org/officeDocument/2006/relationships/hyperlink" Target="https://doi.org/10.1016/j.beproc.2012.02.010" TargetMode="External"/><Relationship Id="rId29" Type="http://schemas.openxmlformats.org/officeDocument/2006/relationships/hyperlink" Target="https://doi.org/10.1037/dec0000081"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nicholas.furl@rhul.ac.uk" TargetMode="External"/><Relationship Id="rId11" Type="http://schemas.openxmlformats.org/officeDocument/2006/relationships/image" Target="media/image2.png"/><Relationship Id="rId24" Type="http://schemas.openxmlformats.org/officeDocument/2006/relationships/hyperlink" Target="https://doi.org/10.2307/1402748" TargetMode="External"/><Relationship Id="rId32" Type="http://schemas.openxmlformats.org/officeDocument/2006/relationships/hyperlink" Target="https://www.prolific.co" TargetMode="External"/><Relationship Id="rId37" Type="http://schemas.openxmlformats.org/officeDocument/2006/relationships/hyperlink" Target="https://doi.org/10.1038/s44271-024-00172-8" TargetMode="External"/><Relationship Id="rId40" Type="http://schemas.microsoft.com/office/2011/relationships/people" Target="people.xml"/><Relationship Id="rId5" Type="http://schemas.openxmlformats.org/officeDocument/2006/relationships/endnotes" Target="endnotes.xml"/><Relationship Id="rId15" Type="http://schemas.openxmlformats.org/officeDocument/2006/relationships/hyperlink" Target="https://doi.org/10.1073/pnas.2002312117" TargetMode="External"/><Relationship Id="rId23" Type="http://schemas.openxmlformats.org/officeDocument/2006/relationships/hyperlink" Target="https://doi.org/10.1214/ss/1177012493" TargetMode="External"/><Relationship Id="rId28" Type="http://schemas.openxmlformats.org/officeDocument/2006/relationships/hyperlink" Target="https://doi.org/10.1287/mnsc.2018.3245" TargetMode="External"/><Relationship Id="rId36" Type="http://schemas.openxmlformats.org/officeDocument/2006/relationships/hyperlink" Target="https://doi.org/10.1017/S1930297500003557" TargetMode="External"/><Relationship Id="rId10" Type="http://schemas.openxmlformats.org/officeDocument/2006/relationships/image" Target="media/image1.png"/><Relationship Id="rId19" Type="http://schemas.openxmlformats.org/officeDocument/2006/relationships/hyperlink" Target="https://doi.org/10.1177/2167702621991805" TargetMode="External"/><Relationship Id="rId31" Type="http://schemas.openxmlformats.org/officeDocument/2006/relationships/hyperlink" Target="https://doi.org/10.1016/j.tics.2014.09.007" TargetMode="External"/><Relationship Id="rId4" Type="http://schemas.openxmlformats.org/officeDocument/2006/relationships/footnotes" Target="footnotes.xml"/><Relationship Id="rId9" Type="http://schemas.openxmlformats.org/officeDocument/2006/relationships/hyperlink" Target="http://www.shutterstock.com" TargetMode="External"/><Relationship Id="rId14" Type="http://schemas.openxmlformats.org/officeDocument/2006/relationships/hyperlink" Target="https://doi.org/10.3758/s13428-019-01237-x" TargetMode="External"/><Relationship Id="rId22" Type="http://schemas.openxmlformats.org/officeDocument/2006/relationships/hyperlink" Target="https://doi.org/10.1093/cercor/bht286" TargetMode="External"/><Relationship Id="rId27" Type="http://schemas.openxmlformats.org/officeDocument/2006/relationships/hyperlink" Target="https://doi.org/10.2307/2283044" TargetMode="External"/><Relationship Id="rId30" Type="http://schemas.openxmlformats.org/officeDocument/2006/relationships/hyperlink" Target="https://doi.org/10.1207/s15516709cog0000_69" TargetMode="External"/><Relationship Id="rId35" Type="http://schemas.openxmlformats.org/officeDocument/2006/relationships/hyperlink" Target="https://doi.org/10.1007/BF01237729" TargetMode="External"/><Relationship Id="rId8" Type="http://schemas.openxmlformats.org/officeDocument/2006/relationships/hyperlink" Target="https://github.com/klabhub/bayesFactor" TargetMode="External"/><Relationship Id="rId3"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doi.org/10.1037/a0033872" TargetMode="External"/><Relationship Id="rId25" Type="http://schemas.openxmlformats.org/officeDocument/2006/relationships/hyperlink" Target="https://doi.org/10.1523/JNEUROSCI.4236-11.2011" TargetMode="External"/><Relationship Id="rId33" Type="http://schemas.openxmlformats.org/officeDocument/2006/relationships/hyperlink" Target="https://doi.org/10.3758/PBR.16.2.225"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705</TotalTime>
  <Pages>32</Pages>
  <Words>9984</Words>
  <Characters>56912</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Furl, Nicholas</dc:creator>
  <cp:lastModifiedBy>Furl, Nicholas</cp:lastModifiedBy>
  <cp:revision>137</cp:revision>
  <dcterms:created xsi:type="dcterms:W3CDTF">2026-07-01T10:03:00Z</dcterms:created>
  <dcterms:modified xsi:type="dcterms:W3CDTF">2026-07-02T15:56:00Z</dcterms:modified>
</cp:coreProperties>
</file>